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FAC4" w14:textId="4B80CF43" w:rsidR="00B4483D" w:rsidRPr="00E87CC3" w:rsidRDefault="00062394">
      <w:pPr>
        <w:pStyle w:val="HTMLPreformatted"/>
        <w:rPr>
          <w:rFonts w:ascii="Garamond" w:hAnsi="Garamond"/>
          <w:sz w:val="22"/>
          <w:szCs w:val="22"/>
        </w:rPr>
      </w:pPr>
      <w:del w:id="0" w:author="Pacella, Christina (DEC)" w:date="2025-04-29T11:57:00Z">
        <w:r w:rsidRPr="00E87CC3" w:rsidDel="008A58B9">
          <w:rPr>
            <w:rFonts w:ascii="Garamond" w:hAnsi="Garamond"/>
            <w:b/>
            <w:sz w:val="22"/>
            <w:szCs w:val="22"/>
          </w:rPr>
          <w:delText>Reserve Name</w:delText>
        </w:r>
      </w:del>
      <w:ins w:id="1" w:author="Pacella, Christina (DEC)" w:date="2025-04-29T11:57:00Z">
        <w:r w:rsidR="008A58B9">
          <w:rPr>
            <w:rFonts w:ascii="Garamond" w:hAnsi="Garamond"/>
            <w:b/>
            <w:sz w:val="22"/>
            <w:szCs w:val="22"/>
          </w:rPr>
          <w:t>Hudson River</w:t>
        </w:r>
      </w:ins>
      <w:r w:rsidR="00B4483D" w:rsidRPr="00E87CC3">
        <w:rPr>
          <w:rFonts w:ascii="Garamond" w:hAnsi="Garamond"/>
          <w:sz w:val="22"/>
          <w:szCs w:val="22"/>
        </w:rPr>
        <w:t xml:space="preserve"> (</w:t>
      </w:r>
      <w:del w:id="2" w:author="Pacella, Christina (DEC)" w:date="2025-04-29T11:57:00Z">
        <w:r w:rsidRPr="00E87CC3" w:rsidDel="008A58B9">
          <w:rPr>
            <w:rFonts w:ascii="Garamond" w:hAnsi="Garamond"/>
            <w:sz w:val="22"/>
            <w:szCs w:val="22"/>
          </w:rPr>
          <w:delText>include 3 letter code here</w:delText>
        </w:r>
      </w:del>
      <w:ins w:id="3" w:author="Pacella, Christina (DEC)" w:date="2025-04-29T11:57:00Z">
        <w:r w:rsidR="008A58B9">
          <w:rPr>
            <w:rFonts w:ascii="Garamond" w:hAnsi="Garamond"/>
            <w:sz w:val="22"/>
            <w:szCs w:val="22"/>
          </w:rPr>
          <w:t>HUD</w:t>
        </w:r>
      </w:ins>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5D99F41D" w14:textId="3C89E9ED" w:rsidR="00062394" w:rsidRPr="00E87CC3" w:rsidRDefault="00062394">
      <w:pPr>
        <w:pStyle w:val="HTMLPreformatted"/>
        <w:rPr>
          <w:rFonts w:ascii="Garamond" w:hAnsi="Garamond"/>
          <w:b/>
          <w:sz w:val="22"/>
          <w:szCs w:val="22"/>
        </w:rPr>
      </w:pPr>
      <w:del w:id="4" w:author="Pacella, Christina (DEC)" w:date="2025-04-29T11:57:00Z">
        <w:r w:rsidRPr="00E87CC3" w:rsidDel="005E5667">
          <w:rPr>
            <w:rFonts w:ascii="Garamond" w:hAnsi="Garamond"/>
            <w:b/>
            <w:sz w:val="22"/>
            <w:szCs w:val="22"/>
          </w:rPr>
          <w:delText>Months and year the documentation covers</w:delText>
        </w:r>
      </w:del>
      <w:ins w:id="5" w:author="Pacella, Christina (DEC)" w:date="2025-04-29T11:57:00Z">
        <w:r w:rsidR="005E5667">
          <w:rPr>
            <w:rFonts w:ascii="Garamond" w:hAnsi="Garamond"/>
            <w:b/>
            <w:sz w:val="22"/>
            <w:szCs w:val="22"/>
          </w:rPr>
          <w:t xml:space="preserve">January – </w:t>
        </w:r>
      </w:ins>
      <w:r w:rsidR="00D565C0">
        <w:rPr>
          <w:rFonts w:ascii="Garamond" w:hAnsi="Garamond"/>
          <w:b/>
          <w:sz w:val="22"/>
          <w:szCs w:val="22"/>
        </w:rPr>
        <w:t>October</w:t>
      </w:r>
      <w:ins w:id="6" w:author="Pacella, Christina (DEC)" w:date="2025-04-29T11:57:00Z">
        <w:r w:rsidR="005E5667">
          <w:rPr>
            <w:rFonts w:ascii="Garamond" w:hAnsi="Garamond"/>
            <w:b/>
            <w:sz w:val="22"/>
            <w:szCs w:val="22"/>
          </w:rPr>
          <w:t xml:space="preserve"> 2025</w:t>
        </w:r>
      </w:ins>
    </w:p>
    <w:p w14:paraId="7636DE3D" w14:textId="5D428E2E" w:rsidR="00B4483D" w:rsidDel="005E5667" w:rsidRDefault="00B4483D">
      <w:pPr>
        <w:pStyle w:val="HTMLPreformatted"/>
        <w:rPr>
          <w:del w:id="7" w:author="Pacella, Christina (DEC)" w:date="2025-04-29T11:57:00Z"/>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ins w:id="8" w:author="Pacella, Christina (DEC)" w:date="2025-04-29T11:57:00Z">
        <w:r w:rsidR="005E5667">
          <w:rPr>
            <w:rFonts w:ascii="Garamond" w:hAnsi="Garamond"/>
            <w:sz w:val="22"/>
            <w:szCs w:val="22"/>
          </w:rPr>
          <w:fldChar w:fldCharType="begin"/>
        </w:r>
        <w:r w:rsidR="005E5667">
          <w:rPr>
            <w:rFonts w:ascii="Garamond" w:hAnsi="Garamond"/>
            <w:sz w:val="22"/>
            <w:szCs w:val="22"/>
          </w:rPr>
          <w:instrText xml:space="preserve"> DATE \@ "M/d/yyyy" </w:instrText>
        </w:r>
      </w:ins>
      <w:r w:rsidR="005E5667">
        <w:rPr>
          <w:rFonts w:ascii="Garamond" w:hAnsi="Garamond"/>
          <w:sz w:val="22"/>
          <w:szCs w:val="22"/>
        </w:rPr>
        <w:fldChar w:fldCharType="separate"/>
      </w:r>
      <w:r w:rsidR="000C1C79">
        <w:rPr>
          <w:rFonts w:ascii="Garamond" w:hAnsi="Garamond"/>
          <w:noProof/>
          <w:sz w:val="22"/>
          <w:szCs w:val="22"/>
        </w:rPr>
        <w:t>10/24/2025</w:t>
      </w:r>
      <w:ins w:id="9" w:author="Pacella, Christina (DEC)" w:date="2025-04-29T11:57:00Z">
        <w:r w:rsidR="005E5667">
          <w:rPr>
            <w:rFonts w:ascii="Garamond" w:hAnsi="Garamond"/>
            <w:sz w:val="22"/>
            <w:szCs w:val="22"/>
          </w:rPr>
          <w:fldChar w:fldCharType="end"/>
        </w:r>
      </w:ins>
      <w:del w:id="10" w:author="Pacella, Christina (DEC)" w:date="2025-04-29T11:57:00Z">
        <w:r w:rsidR="00F85ADE" w:rsidRPr="00E87CC3" w:rsidDel="005E5667">
          <w:rPr>
            <w:rFonts w:ascii="Garamond" w:hAnsi="Garamond"/>
            <w:sz w:val="22"/>
            <w:szCs w:val="22"/>
          </w:rPr>
          <w:delText>D</w:delText>
        </w:r>
        <w:r w:rsidR="00062394" w:rsidRPr="00E87CC3" w:rsidDel="005E5667">
          <w:rPr>
            <w:rFonts w:ascii="Garamond" w:hAnsi="Garamond"/>
            <w:sz w:val="22"/>
            <w:szCs w:val="22"/>
          </w:rPr>
          <w:delText xml:space="preserve">ate that </w:delText>
        </w:r>
        <w:r w:rsidR="00E25C96" w:rsidRPr="00E87CC3" w:rsidDel="005E5667">
          <w:rPr>
            <w:rFonts w:ascii="Garamond" w:hAnsi="Garamond"/>
            <w:sz w:val="22"/>
            <w:szCs w:val="22"/>
          </w:rPr>
          <w:delText xml:space="preserve">the last </w:delText>
        </w:r>
        <w:r w:rsidR="00062394" w:rsidRPr="00E87CC3" w:rsidDel="005E5667">
          <w:rPr>
            <w:rFonts w:ascii="Garamond" w:hAnsi="Garamond"/>
            <w:sz w:val="22"/>
            <w:szCs w:val="22"/>
          </w:rPr>
          <w:delText>edits</w:delText>
        </w:r>
        <w:r w:rsidR="00F85ADE" w:rsidRPr="00E87CC3" w:rsidDel="005E5667">
          <w:rPr>
            <w:rFonts w:ascii="Garamond" w:hAnsi="Garamond"/>
            <w:sz w:val="22"/>
            <w:szCs w:val="22"/>
          </w:rPr>
          <w:delText xml:space="preserve"> were</w:delText>
        </w:r>
        <w:r w:rsidR="00062394" w:rsidRPr="00E87CC3" w:rsidDel="005E5667">
          <w:rPr>
            <w:rFonts w:ascii="Garamond" w:hAnsi="Garamond"/>
            <w:sz w:val="22"/>
            <w:szCs w:val="22"/>
          </w:rPr>
          <w:delText xml:space="preserve"> made</w:delText>
        </w:r>
      </w:del>
    </w:p>
    <w:p w14:paraId="7A617624" w14:textId="77777777" w:rsidR="005E5667" w:rsidRPr="00E87CC3" w:rsidRDefault="005E5667">
      <w:pPr>
        <w:pStyle w:val="HTMLPreformatted"/>
        <w:rPr>
          <w:ins w:id="11" w:author="Pacella, Christina (DEC)" w:date="2025-04-29T11:58:00Z"/>
          <w:rFonts w:ascii="Garamond" w:hAnsi="Garamond"/>
          <w:sz w:val="22"/>
          <w:szCs w:val="22"/>
        </w:rPr>
      </w:pPr>
    </w:p>
    <w:p w14:paraId="31F8C4F8" w14:textId="77777777" w:rsidR="00B4483D" w:rsidRDefault="00B4483D">
      <w:pPr>
        <w:pStyle w:val="HTMLPreformatted"/>
        <w:rPr>
          <w:rFonts w:ascii="Garamond" w:hAnsi="Garamond"/>
          <w:sz w:val="22"/>
          <w:szCs w:val="22"/>
        </w:rPr>
      </w:pPr>
    </w:p>
    <w:p w14:paraId="2FA92CD8" w14:textId="3B3E7653" w:rsidR="00CE3454" w:rsidRDefault="00CE3454" w:rsidP="00CE3454">
      <w:pPr>
        <w:pStyle w:val="HTMLPreformatted"/>
        <w:rPr>
          <w:rFonts w:ascii="Garamond" w:hAnsi="Garamond"/>
          <w:sz w:val="22"/>
          <w:szCs w:val="22"/>
        </w:rPr>
      </w:pPr>
      <w:r>
        <w:rPr>
          <w:rFonts w:ascii="Garamond" w:hAnsi="Garamond"/>
          <w:sz w:val="22"/>
          <w:szCs w:val="22"/>
        </w:rPr>
        <w:t>Note: This is a provisional metadata document; it has not been authenticated as of its download date.  Contents of this document are subject to change throughout the QAQC process and it should not be considered a final record of data documentation until that process is complete.  Contact the CDMO (</w:t>
      </w:r>
      <w:hyperlink r:id="rId11" w:history="1">
        <w:r w:rsidR="003916A6" w:rsidRPr="00D57DC9">
          <w:rPr>
            <w:rStyle w:val="Hyperlink"/>
            <w:rFonts w:ascii="Garamond" w:hAnsi="Garamond"/>
            <w:sz w:val="22"/>
            <w:szCs w:val="22"/>
          </w:rPr>
          <w:t>cdmosupport@baruch.sc.edu</w:t>
        </w:r>
      </w:hyperlink>
      <w:r w:rsidRPr="00CC1D81">
        <w:rPr>
          <w:rFonts w:ascii="Garamond" w:hAnsi="Garamond"/>
          <w:sz w:val="22"/>
          <w:szCs w:val="22"/>
        </w:rPr>
        <w:t>)</w:t>
      </w:r>
      <w:r>
        <w:rPr>
          <w:rFonts w:ascii="Garamond" w:hAnsi="Garamond"/>
          <w:sz w:val="22"/>
          <w:szCs w:val="22"/>
        </w:rPr>
        <w:t xml:space="preserve"> or </w:t>
      </w:r>
      <w:r w:rsidR="00CC206D">
        <w:rPr>
          <w:rFonts w:ascii="Garamond" w:hAnsi="Garamond"/>
          <w:sz w:val="22"/>
          <w:szCs w:val="22"/>
        </w:rPr>
        <w:t xml:space="preserve">reserve </w:t>
      </w:r>
      <w:r>
        <w:rPr>
          <w:rFonts w:ascii="Garamond" w:hAnsi="Garamond"/>
          <w:sz w:val="22"/>
          <w:szCs w:val="22"/>
        </w:rPr>
        <w:t>with any additional questions.</w:t>
      </w:r>
    </w:p>
    <w:p w14:paraId="082A30A4" w14:textId="77777777" w:rsidR="00CE3454" w:rsidRPr="00E87CC3" w:rsidRDefault="00CE3454">
      <w:pPr>
        <w:pStyle w:val="HTMLPreformatted"/>
        <w:rPr>
          <w:rFonts w:ascii="Garamond" w:hAnsi="Garamond"/>
          <w:sz w:val="22"/>
          <w:szCs w:val="22"/>
        </w:rPr>
      </w:pPr>
    </w:p>
    <w:p w14:paraId="5598B2B5"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5E0CAD42" w14:textId="77777777" w:rsidR="00B4483D" w:rsidRPr="00E87CC3" w:rsidRDefault="00B4483D">
      <w:pPr>
        <w:pStyle w:val="HTMLPreformatted"/>
        <w:rPr>
          <w:rFonts w:ascii="Garamond" w:hAnsi="Garamond"/>
          <w:sz w:val="22"/>
          <w:szCs w:val="22"/>
        </w:rPr>
      </w:pPr>
    </w:p>
    <w:p w14:paraId="275F9F36" w14:textId="77777777" w:rsidR="00341000" w:rsidRDefault="00B4483D">
      <w:pPr>
        <w:pStyle w:val="HTMLPreformatted"/>
        <w:rPr>
          <w:rFonts w:ascii="Garamond" w:hAnsi="Garamond"/>
          <w:b/>
          <w:bCs/>
          <w:sz w:val="22"/>
          <w:szCs w:val="22"/>
        </w:rPr>
      </w:pPr>
      <w:r w:rsidRPr="00E87CC3">
        <w:rPr>
          <w:rFonts w:ascii="Garamond" w:hAnsi="Garamond"/>
          <w:b/>
          <w:bCs/>
          <w:sz w:val="22"/>
          <w:szCs w:val="22"/>
        </w:rPr>
        <w:t>1)  Princip</w:t>
      </w:r>
      <w:r w:rsidR="0078064E">
        <w:rPr>
          <w:rFonts w:ascii="Garamond" w:hAnsi="Garamond"/>
          <w:b/>
          <w:bCs/>
          <w:sz w:val="22"/>
          <w:szCs w:val="22"/>
        </w:rPr>
        <w:t>al</w:t>
      </w:r>
      <w:r w:rsidRPr="00E87CC3">
        <w:rPr>
          <w:rFonts w:ascii="Garamond" w:hAnsi="Garamond"/>
          <w:b/>
          <w:bCs/>
          <w:sz w:val="22"/>
          <w:szCs w:val="22"/>
        </w:rPr>
        <w:t xml:space="preserve"> investigator(s) and contact persons</w:t>
      </w:r>
      <w:r w:rsidR="007F13A5" w:rsidRPr="00E87CC3">
        <w:rPr>
          <w:rFonts w:ascii="Garamond" w:hAnsi="Garamond"/>
          <w:b/>
          <w:bCs/>
          <w:sz w:val="22"/>
          <w:szCs w:val="22"/>
        </w:rPr>
        <w:t xml:space="preserve"> – </w:t>
      </w:r>
    </w:p>
    <w:p w14:paraId="4D1545B4" w14:textId="77777777" w:rsidR="00EC5099" w:rsidRPr="00B80B87" w:rsidRDefault="00EC5099">
      <w:pPr>
        <w:ind w:firstLine="720"/>
        <w:rPr>
          <w:ins w:id="12" w:author="Pacella, Christina (DEC)" w:date="2025-04-29T11:58:00Z"/>
          <w:rFonts w:ascii="Garamond" w:hAnsi="Garamond"/>
          <w:sz w:val="22"/>
          <w:szCs w:val="22"/>
        </w:rPr>
        <w:pPrChange w:id="13" w:author="Pacella, Christina (DEC)" w:date="2025-04-29T11:58:00Z">
          <w:pPr/>
        </w:pPrChange>
      </w:pPr>
      <w:ins w:id="14" w:author="Pacella, Christina (DEC)" w:date="2025-04-29T11:58:00Z">
        <w:r w:rsidRPr="00B80B87">
          <w:rPr>
            <w:rFonts w:ascii="Garamond" w:hAnsi="Garamond"/>
            <w:sz w:val="22"/>
            <w:szCs w:val="22"/>
          </w:rPr>
          <w:t xml:space="preserve">Chris Mitchell, Research </w:t>
        </w:r>
        <w:r>
          <w:rPr>
            <w:rFonts w:ascii="Garamond" w:hAnsi="Garamond"/>
            <w:sz w:val="22"/>
            <w:szCs w:val="22"/>
          </w:rPr>
          <w:t>Coordinator</w:t>
        </w:r>
      </w:ins>
    </w:p>
    <w:p w14:paraId="441FF131" w14:textId="77777777" w:rsidR="00EC5099" w:rsidRDefault="00EC5099" w:rsidP="00EC5099">
      <w:pPr>
        <w:rPr>
          <w:ins w:id="15" w:author="Pacella, Christina (DEC)" w:date="2025-04-29T11:58:00Z"/>
          <w:rStyle w:val="Hyperlink"/>
          <w:rFonts w:ascii="Garamond" w:hAnsi="Garamond"/>
          <w:sz w:val="22"/>
          <w:szCs w:val="22"/>
        </w:rPr>
      </w:pPr>
      <w:ins w:id="16" w:author="Pacella, Christina (DEC)" w:date="2025-04-29T11:58:00Z">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fldChar w:fldCharType="begin"/>
        </w:r>
        <w:r>
          <w:instrText>HYPERLINK "mailto:Christopher.Mitchell@dec.ny.gov"</w:instrText>
        </w:r>
        <w:r>
          <w:fldChar w:fldCharType="separate"/>
        </w:r>
        <w:r w:rsidRPr="00E4578F">
          <w:rPr>
            <w:rStyle w:val="Hyperlink"/>
            <w:rFonts w:ascii="Garamond" w:hAnsi="Garamond"/>
            <w:sz w:val="22"/>
            <w:szCs w:val="22"/>
          </w:rPr>
          <w:t>Christopher.Mitchell@dec.ny.gov</w:t>
        </w:r>
        <w:r>
          <w:rPr>
            <w:rStyle w:val="Hyperlink"/>
            <w:rFonts w:ascii="Garamond" w:hAnsi="Garamond"/>
            <w:sz w:val="22"/>
            <w:szCs w:val="22"/>
          </w:rPr>
          <w:fldChar w:fldCharType="end"/>
        </w:r>
      </w:ins>
    </w:p>
    <w:p w14:paraId="1874C6BC" w14:textId="77777777" w:rsidR="00EC5099" w:rsidRPr="00353CFF" w:rsidRDefault="00EC5099" w:rsidP="00EC5099">
      <w:pPr>
        <w:rPr>
          <w:ins w:id="17" w:author="Pacella, Christina (DEC)" w:date="2025-04-29T11:58:00Z"/>
          <w:rFonts w:ascii="Garamond" w:hAnsi="Garamond"/>
          <w:sz w:val="22"/>
          <w:szCs w:val="22"/>
          <w:lang w:val="fr-FR"/>
        </w:rPr>
      </w:pPr>
      <w:ins w:id="18" w:author="Pacella, Christina (DEC)" w:date="2025-04-29T11:58:00Z">
        <w:r w:rsidRPr="003715DC">
          <w:tab/>
        </w:r>
        <w:r w:rsidRPr="003715DC">
          <w:tab/>
        </w:r>
        <w:r w:rsidRPr="003715DC">
          <w:tab/>
        </w:r>
        <w:r w:rsidRPr="00353CFF">
          <w:rPr>
            <w:rFonts w:ascii="Garamond" w:hAnsi="Garamond"/>
            <w:sz w:val="22"/>
            <w:szCs w:val="22"/>
            <w:lang w:val="fr-FR"/>
          </w:rPr>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x119</w:t>
        </w:r>
      </w:ins>
    </w:p>
    <w:p w14:paraId="52F8DD48" w14:textId="77777777" w:rsidR="00EC5099" w:rsidRDefault="00EC5099" w:rsidP="00EC5099">
      <w:pPr>
        <w:tabs>
          <w:tab w:val="left" w:pos="2175"/>
        </w:tabs>
        <w:spacing w:after="120"/>
        <w:rPr>
          <w:ins w:id="19" w:author="Pacella, Christina (DEC)" w:date="2025-04-29T11:58:00Z"/>
          <w:rFonts w:ascii="Garamond" w:hAnsi="Garamond"/>
          <w:sz w:val="22"/>
          <w:szCs w:val="22"/>
          <w:lang w:val="fr-FR"/>
        </w:rPr>
      </w:pPr>
      <w:ins w:id="20" w:author="Pacella, Christina (DEC)" w:date="2025-04-29T11:58:00Z">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ins>
    </w:p>
    <w:p w14:paraId="304DFBD5" w14:textId="77777777" w:rsidR="00EC5099" w:rsidRPr="00B80B87" w:rsidRDefault="00EC5099" w:rsidP="00EC5099">
      <w:pPr>
        <w:rPr>
          <w:ins w:id="21" w:author="Pacella, Christina (DEC)" w:date="2025-04-29T11:58:00Z"/>
          <w:rFonts w:ascii="Garamond" w:hAnsi="Garamond"/>
          <w:sz w:val="22"/>
          <w:szCs w:val="22"/>
        </w:rPr>
      </w:pPr>
      <w:ins w:id="22" w:author="Pacella, Christina (DEC)" w:date="2025-04-29T11:58:00Z">
        <w:r w:rsidRPr="00353CFF">
          <w:rPr>
            <w:rFonts w:ascii="Garamond" w:hAnsi="Garamond"/>
            <w:sz w:val="22"/>
            <w:szCs w:val="22"/>
            <w:lang w:val="fr-FR"/>
          </w:rPr>
          <w:tab/>
        </w:r>
        <w:r>
          <w:rPr>
            <w:rFonts w:ascii="Garamond" w:hAnsi="Garamond"/>
            <w:sz w:val="22"/>
            <w:szCs w:val="22"/>
          </w:rPr>
          <w:t>Samuel Yakubowski</w:t>
        </w:r>
        <w:r w:rsidRPr="00B80B87">
          <w:rPr>
            <w:rFonts w:ascii="Garamond" w:hAnsi="Garamond"/>
            <w:sz w:val="22"/>
            <w:szCs w:val="22"/>
          </w:rPr>
          <w:t xml:space="preserve">, </w:t>
        </w:r>
        <w:r>
          <w:rPr>
            <w:rFonts w:ascii="Garamond" w:hAnsi="Garamond"/>
            <w:sz w:val="22"/>
            <w:szCs w:val="22"/>
          </w:rPr>
          <w:t>System-Wide Monitoring Program Technician</w:t>
        </w:r>
      </w:ins>
    </w:p>
    <w:p w14:paraId="3AC2EAB4" w14:textId="77777777" w:rsidR="00EC5099" w:rsidRDefault="00EC5099" w:rsidP="00EC5099">
      <w:pPr>
        <w:rPr>
          <w:ins w:id="23" w:author="Pacella, Christina (DEC)" w:date="2025-04-29T11:58:00Z"/>
          <w:rStyle w:val="Hyperlink"/>
          <w:rFonts w:ascii="Garamond" w:hAnsi="Garamond"/>
          <w:sz w:val="22"/>
          <w:szCs w:val="22"/>
        </w:rPr>
      </w:pPr>
      <w:ins w:id="24" w:author="Pacella, Christina (DEC)" w:date="2025-04-29T11:58:00Z">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r>
          <w:rPr>
            <w:rFonts w:ascii="Garamond" w:hAnsi="Garamond"/>
            <w:sz w:val="22"/>
            <w:szCs w:val="22"/>
          </w:rPr>
          <w:t>Samuel.Yakubowski@dec.ny.gov</w:t>
        </w:r>
      </w:ins>
    </w:p>
    <w:p w14:paraId="62B2CA70" w14:textId="77777777" w:rsidR="00EC5099" w:rsidRPr="00353CFF" w:rsidRDefault="00EC5099" w:rsidP="00EC5099">
      <w:pPr>
        <w:rPr>
          <w:ins w:id="25" w:author="Pacella, Christina (DEC)" w:date="2025-04-29T11:58:00Z"/>
          <w:rFonts w:ascii="Garamond" w:hAnsi="Garamond"/>
          <w:sz w:val="22"/>
          <w:szCs w:val="22"/>
          <w:lang w:val="fr-FR"/>
        </w:rPr>
      </w:pPr>
      <w:ins w:id="26" w:author="Pacella, Christina (DEC)" w:date="2025-04-29T11:58:00Z">
        <w:r w:rsidRPr="003715DC">
          <w:tab/>
        </w:r>
        <w:r w:rsidRPr="003715DC">
          <w:tab/>
        </w:r>
        <w:r w:rsidRPr="003715DC">
          <w:tab/>
        </w:r>
        <w:r w:rsidRPr="00353CFF">
          <w:rPr>
            <w:rFonts w:ascii="Garamond" w:hAnsi="Garamond"/>
            <w:sz w:val="22"/>
            <w:szCs w:val="22"/>
            <w:lang w:val="fr-FR"/>
          </w:rPr>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04</w:t>
        </w:r>
      </w:ins>
    </w:p>
    <w:p w14:paraId="000D1CBC" w14:textId="77777777" w:rsidR="00EC5099" w:rsidRDefault="00EC5099" w:rsidP="00EC5099">
      <w:pPr>
        <w:tabs>
          <w:tab w:val="left" w:pos="2175"/>
        </w:tabs>
        <w:spacing w:after="120"/>
        <w:rPr>
          <w:ins w:id="27" w:author="Pacella, Christina (DEC)" w:date="2025-04-29T11:58:00Z"/>
          <w:rFonts w:ascii="Garamond" w:hAnsi="Garamond"/>
          <w:sz w:val="22"/>
          <w:szCs w:val="22"/>
          <w:lang w:val="fr-FR"/>
        </w:rPr>
      </w:pPr>
      <w:ins w:id="28" w:author="Pacella, Christina (DEC)" w:date="2025-04-29T11:58:00Z">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ins>
    </w:p>
    <w:p w14:paraId="1213F6F2" w14:textId="77777777" w:rsidR="00EC5099" w:rsidRPr="00353CFF" w:rsidRDefault="00EC5099" w:rsidP="00EC5099">
      <w:pPr>
        <w:tabs>
          <w:tab w:val="left" w:pos="720"/>
        </w:tabs>
        <w:rPr>
          <w:ins w:id="29" w:author="Pacella, Christina (DEC)" w:date="2025-04-29T11:58:00Z"/>
          <w:rFonts w:ascii="Garamond" w:hAnsi="Garamond"/>
          <w:sz w:val="22"/>
          <w:szCs w:val="22"/>
          <w:lang w:val="fr-FR"/>
        </w:rPr>
      </w:pPr>
      <w:ins w:id="30" w:author="Pacella, Christina (DEC)" w:date="2025-04-29T11:58:00Z">
        <w:r w:rsidRPr="00353CFF">
          <w:rPr>
            <w:rFonts w:ascii="Garamond" w:hAnsi="Garamond"/>
            <w:sz w:val="22"/>
            <w:szCs w:val="22"/>
            <w:lang w:val="fr-FR"/>
          </w:rPr>
          <w:tab/>
          <w:t xml:space="preserve">Christina Pacella, </w:t>
        </w:r>
        <w:r>
          <w:rPr>
            <w:rFonts w:ascii="Garamond" w:hAnsi="Garamond"/>
            <w:sz w:val="22"/>
            <w:szCs w:val="22"/>
            <w:lang w:val="fr-FR"/>
          </w:rPr>
          <w:t>Habitat Researcher</w:t>
        </w:r>
      </w:ins>
    </w:p>
    <w:p w14:paraId="22F5608F" w14:textId="77777777" w:rsidR="00EC5099" w:rsidRPr="00353CFF" w:rsidRDefault="00EC5099" w:rsidP="00EC5099">
      <w:pPr>
        <w:tabs>
          <w:tab w:val="left" w:pos="720"/>
        </w:tabs>
        <w:rPr>
          <w:ins w:id="31" w:author="Pacella, Christina (DEC)" w:date="2025-04-29T11:58:00Z"/>
          <w:rFonts w:ascii="Garamond" w:hAnsi="Garamond"/>
          <w:sz w:val="22"/>
          <w:szCs w:val="22"/>
          <w:lang w:val="fr-FR"/>
        </w:rPr>
      </w:pPr>
      <w:ins w:id="32" w:author="Pacella, Christina (DEC)" w:date="2025-04-29T11:58:00Z">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Email: </w:t>
        </w:r>
        <w:r>
          <w:fldChar w:fldCharType="begin"/>
        </w:r>
        <w:r>
          <w:instrText>HYPERLINK "mailto:Christina.Pacella@dec.ny.gov"</w:instrText>
        </w:r>
        <w:r>
          <w:fldChar w:fldCharType="separate"/>
        </w:r>
        <w:r w:rsidRPr="00353CFF">
          <w:rPr>
            <w:rStyle w:val="Hyperlink"/>
            <w:rFonts w:ascii="Garamond" w:hAnsi="Garamond"/>
            <w:sz w:val="22"/>
            <w:szCs w:val="22"/>
            <w:lang w:val="fr-FR"/>
          </w:rPr>
          <w:t>Christina.Pacella@dec.ny.gov</w:t>
        </w:r>
        <w:r>
          <w:rPr>
            <w:rStyle w:val="Hyperlink"/>
            <w:rFonts w:ascii="Garamond" w:hAnsi="Garamond"/>
            <w:sz w:val="22"/>
            <w:szCs w:val="22"/>
            <w:lang w:val="fr-FR"/>
          </w:rPr>
          <w:fldChar w:fldCharType="end"/>
        </w:r>
      </w:ins>
    </w:p>
    <w:p w14:paraId="3A860963" w14:textId="77777777" w:rsidR="00EC5099" w:rsidRPr="00353CFF" w:rsidRDefault="00EC5099" w:rsidP="00EC5099">
      <w:pPr>
        <w:tabs>
          <w:tab w:val="left" w:pos="720"/>
        </w:tabs>
        <w:rPr>
          <w:ins w:id="33" w:author="Pacella, Christina (DEC)" w:date="2025-04-29T11:58:00Z"/>
          <w:rFonts w:ascii="Garamond" w:hAnsi="Garamond"/>
          <w:sz w:val="22"/>
          <w:szCs w:val="22"/>
          <w:lang w:val="fr-FR"/>
        </w:rPr>
      </w:pPr>
      <w:ins w:id="34" w:author="Pacella, Christina (DEC)" w:date="2025-04-29T11:58:00Z">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Phone: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889-4745 x1</w:t>
        </w:r>
        <w:r>
          <w:rPr>
            <w:rFonts w:ascii="Garamond" w:hAnsi="Garamond"/>
            <w:sz w:val="22"/>
            <w:szCs w:val="22"/>
            <w:lang w:val="fr-FR"/>
          </w:rPr>
          <w:t>13</w:t>
        </w:r>
      </w:ins>
    </w:p>
    <w:p w14:paraId="4322EE83" w14:textId="77777777" w:rsidR="00EC5099" w:rsidRDefault="00EC5099" w:rsidP="00EC5099">
      <w:pPr>
        <w:tabs>
          <w:tab w:val="left" w:pos="720"/>
        </w:tabs>
        <w:spacing w:after="120"/>
        <w:rPr>
          <w:ins w:id="35" w:author="Pacella, Christina (DEC)" w:date="2025-04-29T13:44:00Z"/>
          <w:rFonts w:ascii="Garamond" w:hAnsi="Garamond"/>
          <w:sz w:val="22"/>
          <w:szCs w:val="22"/>
          <w:lang w:val="fr-FR"/>
        </w:rPr>
      </w:pPr>
      <w:ins w:id="36" w:author="Pacella, Christina (DEC)" w:date="2025-04-29T11:58:00Z">
        <w:r w:rsidRPr="00353CFF">
          <w:rPr>
            <w:rFonts w:ascii="Garamond" w:hAnsi="Garamond"/>
            <w:sz w:val="22"/>
            <w:szCs w:val="22"/>
            <w:lang w:val="fr-FR"/>
          </w:rPr>
          <w:tab/>
        </w:r>
        <w:r w:rsidRPr="00353CFF">
          <w:rPr>
            <w:rFonts w:ascii="Garamond" w:hAnsi="Garamond"/>
            <w:sz w:val="22"/>
            <w:szCs w:val="22"/>
            <w:lang w:val="fr-FR"/>
          </w:rPr>
          <w:tab/>
        </w:r>
        <w:r w:rsidRPr="00353CFF">
          <w:rPr>
            <w:rFonts w:ascii="Garamond" w:hAnsi="Garamond"/>
            <w:sz w:val="22"/>
            <w:szCs w:val="22"/>
            <w:lang w:val="fr-FR"/>
          </w:rPr>
          <w:tab/>
          <w:t xml:space="preserve">Fax: </w:t>
        </w:r>
        <w:r>
          <w:rPr>
            <w:rFonts w:ascii="Garamond" w:hAnsi="Garamond"/>
            <w:sz w:val="22"/>
            <w:szCs w:val="22"/>
            <w:lang w:val="fr-FR"/>
          </w:rPr>
          <w:t>(</w:t>
        </w:r>
        <w:r w:rsidRPr="00353CFF">
          <w:rPr>
            <w:rFonts w:ascii="Garamond" w:hAnsi="Garamond"/>
            <w:sz w:val="22"/>
            <w:szCs w:val="22"/>
            <w:lang w:val="fr-FR"/>
          </w:rPr>
          <w:t>845</w:t>
        </w:r>
        <w:r>
          <w:rPr>
            <w:rFonts w:ascii="Garamond" w:hAnsi="Garamond"/>
            <w:sz w:val="22"/>
            <w:szCs w:val="22"/>
            <w:lang w:val="fr-FR"/>
          </w:rPr>
          <w:t xml:space="preserve">) </w:t>
        </w:r>
        <w:r w:rsidRPr="00353CFF">
          <w:rPr>
            <w:rFonts w:ascii="Garamond" w:hAnsi="Garamond"/>
            <w:sz w:val="22"/>
            <w:szCs w:val="22"/>
            <w:lang w:val="fr-FR"/>
          </w:rPr>
          <w:t>889-4749</w:t>
        </w:r>
      </w:ins>
    </w:p>
    <w:p w14:paraId="62F5B323" w14:textId="77777777" w:rsidR="00742667" w:rsidRPr="00C42A7D" w:rsidRDefault="00742667">
      <w:pPr>
        <w:ind w:left="720"/>
        <w:rPr>
          <w:ins w:id="37" w:author="Pacella, Christina (DEC)" w:date="2025-04-29T13:44:00Z"/>
          <w:rFonts w:ascii="Garamond" w:hAnsi="Garamond"/>
          <w:sz w:val="22"/>
          <w:szCs w:val="22"/>
        </w:rPr>
        <w:pPrChange w:id="38" w:author="Pacella, Christina (DEC)" w:date="2025-04-29T13:44:00Z">
          <w:pPr/>
        </w:pPrChange>
      </w:pPr>
      <w:ins w:id="39" w:author="Pacella, Christina (DEC)" w:date="2025-04-29T13:44:00Z">
        <w:r w:rsidRPr="00C42A7D">
          <w:rPr>
            <w:rFonts w:ascii="Garamond" w:hAnsi="Garamond"/>
            <w:sz w:val="22"/>
            <w:szCs w:val="22"/>
          </w:rPr>
          <w:t>Address:</w:t>
        </w:r>
        <w:r w:rsidRPr="00C42A7D">
          <w:rPr>
            <w:rFonts w:ascii="Garamond" w:hAnsi="Garamond"/>
            <w:sz w:val="22"/>
            <w:szCs w:val="22"/>
          </w:rPr>
          <w:tab/>
        </w:r>
      </w:ins>
    </w:p>
    <w:p w14:paraId="06E62E2B" w14:textId="77777777" w:rsidR="00742667" w:rsidRPr="00C42A7D" w:rsidRDefault="00742667">
      <w:pPr>
        <w:ind w:left="720"/>
        <w:rPr>
          <w:ins w:id="40" w:author="Pacella, Christina (DEC)" w:date="2025-04-29T13:44:00Z"/>
          <w:rFonts w:ascii="Garamond" w:hAnsi="Garamond"/>
          <w:sz w:val="22"/>
          <w:szCs w:val="22"/>
        </w:rPr>
        <w:pPrChange w:id="41" w:author="Pacella, Christina (DEC)" w:date="2025-04-29T13:44:00Z">
          <w:pPr/>
        </w:pPrChange>
      </w:pPr>
      <w:ins w:id="42" w:author="Pacella, Christina (DEC)" w:date="2025-04-29T13:44:00Z">
        <w:r w:rsidRPr="00C42A7D">
          <w:rPr>
            <w:rFonts w:ascii="Garamond" w:hAnsi="Garamond"/>
            <w:sz w:val="22"/>
            <w:szCs w:val="22"/>
          </w:rPr>
          <w:tab/>
        </w:r>
        <w:smartTag w:uri="urn:schemas-microsoft-com:office:smarttags" w:element="City">
          <w:smartTag w:uri="urn:schemas-microsoft-com:office:smarttags" w:element="place">
            <w:r w:rsidRPr="00C42A7D">
              <w:rPr>
                <w:rFonts w:ascii="Garamond" w:hAnsi="Garamond"/>
                <w:sz w:val="22"/>
                <w:szCs w:val="22"/>
              </w:rPr>
              <w:t>Hudson</w:t>
            </w:r>
          </w:smartTag>
        </w:smartTag>
        <w:r w:rsidRPr="00C42A7D">
          <w:rPr>
            <w:rFonts w:ascii="Garamond" w:hAnsi="Garamond"/>
            <w:sz w:val="22"/>
            <w:szCs w:val="22"/>
          </w:rPr>
          <w:t xml:space="preserve"> River NERR</w:t>
        </w:r>
      </w:ins>
    </w:p>
    <w:p w14:paraId="4785E30A" w14:textId="77777777" w:rsidR="00742667" w:rsidRDefault="00742667">
      <w:pPr>
        <w:ind w:left="720"/>
        <w:rPr>
          <w:ins w:id="43" w:author="Pacella, Christina (DEC)" w:date="2025-04-29T13:44:00Z"/>
          <w:rFonts w:ascii="Garamond" w:hAnsi="Garamond"/>
          <w:sz w:val="22"/>
          <w:szCs w:val="22"/>
        </w:rPr>
        <w:pPrChange w:id="44" w:author="Pacella, Christina (DEC)" w:date="2025-04-29T13:44:00Z">
          <w:pPr/>
        </w:pPrChange>
      </w:pPr>
      <w:ins w:id="45" w:author="Pacella, Christina (DEC)" w:date="2025-04-29T13:44:00Z">
        <w:r w:rsidRPr="00C42A7D">
          <w:rPr>
            <w:rFonts w:ascii="Garamond" w:hAnsi="Garamond"/>
            <w:sz w:val="22"/>
            <w:szCs w:val="22"/>
          </w:rPr>
          <w:tab/>
        </w:r>
        <w:r>
          <w:rPr>
            <w:rFonts w:ascii="Garamond" w:hAnsi="Garamond"/>
            <w:sz w:val="22"/>
            <w:szCs w:val="22"/>
          </w:rPr>
          <w:t>Norrie Point Environmental Center</w:t>
        </w:r>
      </w:ins>
    </w:p>
    <w:p w14:paraId="7663D20B" w14:textId="77777777" w:rsidR="00742667" w:rsidRDefault="00742667">
      <w:pPr>
        <w:ind w:left="720"/>
        <w:rPr>
          <w:ins w:id="46" w:author="Pacella, Christina (DEC)" w:date="2025-04-29T13:44:00Z"/>
          <w:rFonts w:ascii="Garamond" w:hAnsi="Garamond"/>
          <w:sz w:val="22"/>
          <w:szCs w:val="22"/>
        </w:rPr>
        <w:pPrChange w:id="47" w:author="Pacella, Christina (DEC)" w:date="2025-04-29T13:44:00Z">
          <w:pPr/>
        </w:pPrChange>
      </w:pPr>
      <w:ins w:id="48" w:author="Pacella, Christina (DEC)" w:date="2025-04-29T13:44:00Z">
        <w:r>
          <w:rPr>
            <w:rFonts w:ascii="Garamond" w:hAnsi="Garamond"/>
            <w:sz w:val="22"/>
            <w:szCs w:val="22"/>
          </w:rPr>
          <w:tab/>
        </w:r>
        <w:smartTag w:uri="urn:schemas-microsoft-com:office:smarttags" w:element="Street">
          <w:smartTag w:uri="urn:schemas-microsoft-com:office:smarttags" w:element="address">
            <w:r>
              <w:rPr>
                <w:rFonts w:ascii="Garamond" w:hAnsi="Garamond"/>
                <w:sz w:val="22"/>
                <w:szCs w:val="22"/>
              </w:rPr>
              <w:t>256 Norrie Point Way</w:t>
            </w:r>
          </w:smartTag>
        </w:smartTag>
      </w:ins>
    </w:p>
    <w:p w14:paraId="6E7DE0E9" w14:textId="77777777" w:rsidR="00742667" w:rsidRDefault="00742667">
      <w:pPr>
        <w:ind w:left="720"/>
        <w:rPr>
          <w:ins w:id="49" w:author="Pacella, Christina (DEC)" w:date="2025-04-29T13:44:00Z"/>
          <w:rFonts w:ascii="Garamond" w:hAnsi="Garamond"/>
          <w:sz w:val="22"/>
          <w:szCs w:val="22"/>
        </w:rPr>
        <w:pPrChange w:id="50" w:author="Pacella, Christina (DEC)" w:date="2025-04-29T13:44:00Z">
          <w:pPr/>
        </w:pPrChange>
      </w:pPr>
      <w:ins w:id="51" w:author="Pacella, Christina (DEC)" w:date="2025-04-29T13:44:00Z">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ins>
    </w:p>
    <w:p w14:paraId="6E2A40A7" w14:textId="77777777" w:rsidR="00742667" w:rsidRDefault="00742667">
      <w:pPr>
        <w:ind w:left="720"/>
        <w:rPr>
          <w:ins w:id="52" w:author="Pacella, Christina (DEC)" w:date="2025-04-29T13:44:00Z"/>
          <w:rFonts w:ascii="Garamond" w:hAnsi="Garamond"/>
          <w:sz w:val="22"/>
          <w:szCs w:val="22"/>
          <w:lang w:val="fr-FR"/>
        </w:rPr>
        <w:pPrChange w:id="53" w:author="Pacella, Christina (DEC)" w:date="2025-04-29T13:44:00Z">
          <w:pPr/>
        </w:pPrChange>
      </w:pPr>
      <w:ins w:id="54" w:author="Pacella, Christina (DEC)" w:date="2025-04-29T13:44:00Z">
        <w:r>
          <w:rPr>
            <w:rFonts w:ascii="Garamond" w:hAnsi="Garamond"/>
            <w:sz w:val="22"/>
            <w:szCs w:val="22"/>
          </w:rPr>
          <w:tab/>
          <w:t>Staatsburg, NY  12580</w:t>
        </w:r>
        <w:r w:rsidRPr="00364A0E">
          <w:rPr>
            <w:rFonts w:ascii="Garamond" w:hAnsi="Garamond"/>
            <w:sz w:val="22"/>
            <w:szCs w:val="22"/>
            <w:lang w:val="fr-FR"/>
          </w:rPr>
          <w:tab/>
        </w:r>
      </w:ins>
    </w:p>
    <w:p w14:paraId="222E7EFB" w14:textId="18CBA00D" w:rsidR="00742667" w:rsidRPr="00742667" w:rsidRDefault="00742667">
      <w:pPr>
        <w:ind w:left="720" w:firstLine="720"/>
        <w:rPr>
          <w:ins w:id="55" w:author="Pacella, Christina (DEC)" w:date="2025-04-29T11:58:00Z"/>
          <w:rStyle w:val="Hyperlink"/>
          <w:rFonts w:ascii="Garamond" w:hAnsi="Garamond"/>
          <w:color w:val="auto"/>
          <w:sz w:val="22"/>
          <w:szCs w:val="22"/>
          <w:u w:val="none"/>
          <w:lang w:val="fr-FR"/>
          <w:rPrChange w:id="56" w:author="Pacella, Christina (DEC)" w:date="2025-04-29T13:44:00Z">
            <w:rPr>
              <w:ins w:id="57" w:author="Pacella, Christina (DEC)" w:date="2025-04-29T11:58:00Z"/>
              <w:rStyle w:val="Hyperlink"/>
              <w:rFonts w:ascii="Garamond" w:hAnsi="Garamond"/>
              <w:sz w:val="22"/>
              <w:szCs w:val="22"/>
              <w:lang w:val="fr-FR"/>
            </w:rPr>
          </w:rPrChange>
        </w:rPr>
        <w:pPrChange w:id="58" w:author="Pacella, Christina (DEC)" w:date="2025-04-29T13:44:00Z">
          <w:pPr>
            <w:tabs>
              <w:tab w:val="left" w:pos="720"/>
            </w:tabs>
            <w:spacing w:after="120"/>
          </w:pPr>
        </w:pPrChange>
      </w:pPr>
      <w:ins w:id="59" w:author="Pacella, Christina (DEC)" w:date="2025-04-29T13:44:00Z">
        <w:r w:rsidRPr="00364A0E">
          <w:rPr>
            <w:rFonts w:ascii="Garamond" w:hAnsi="Garamond"/>
            <w:sz w:val="22"/>
            <w:szCs w:val="22"/>
            <w:lang w:val="fr-FR"/>
          </w:rPr>
          <w:t xml:space="preserve">Fax: </w:t>
        </w:r>
        <w:r>
          <w:rPr>
            <w:rFonts w:ascii="Garamond" w:hAnsi="Garamond"/>
            <w:sz w:val="22"/>
            <w:szCs w:val="22"/>
            <w:lang w:val="fr-FR"/>
          </w:rPr>
          <w:t>(</w:t>
        </w:r>
        <w:r w:rsidRPr="00364A0E">
          <w:rPr>
            <w:rFonts w:ascii="Garamond" w:hAnsi="Garamond"/>
            <w:sz w:val="22"/>
            <w:szCs w:val="22"/>
            <w:lang w:val="fr-FR"/>
          </w:rPr>
          <w:t>845</w:t>
        </w:r>
        <w:r>
          <w:rPr>
            <w:rFonts w:ascii="Garamond" w:hAnsi="Garamond"/>
            <w:sz w:val="22"/>
            <w:szCs w:val="22"/>
            <w:lang w:val="fr-FR"/>
          </w:rPr>
          <w:t xml:space="preserve">) </w:t>
        </w:r>
        <w:r w:rsidRPr="00364A0E">
          <w:rPr>
            <w:rFonts w:ascii="Garamond" w:hAnsi="Garamond"/>
            <w:sz w:val="22"/>
            <w:szCs w:val="22"/>
            <w:lang w:val="fr-FR"/>
          </w:rPr>
          <w:t>889-4749</w:t>
        </w:r>
      </w:ins>
    </w:p>
    <w:p w14:paraId="1A6B931E" w14:textId="579D6AC1" w:rsidR="007F13A5" w:rsidRPr="00E87CC3" w:rsidDel="00EC5099" w:rsidRDefault="00341000">
      <w:pPr>
        <w:pStyle w:val="HTMLPreformatted"/>
        <w:rPr>
          <w:del w:id="60" w:author="Pacella, Christina (DEC)" w:date="2025-04-29T11:58:00Z"/>
          <w:rFonts w:ascii="Garamond" w:hAnsi="Garamond"/>
          <w:b/>
          <w:bCs/>
          <w:sz w:val="22"/>
          <w:szCs w:val="22"/>
        </w:rPr>
      </w:pPr>
      <w:del w:id="61" w:author="Pacella, Christina (DEC)" w:date="2025-04-29T11:58:00Z">
        <w:r w:rsidRPr="00440C0E" w:rsidDel="00EC5099">
          <w:rPr>
            <w:rFonts w:ascii="Garamond" w:hAnsi="Garamond"/>
            <w:bCs/>
            <w:sz w:val="22"/>
            <w:szCs w:val="22"/>
          </w:rPr>
          <w:delText>[Instructions/Remove:</w:delText>
        </w:r>
        <w:r w:rsidDel="00EC5099">
          <w:rPr>
            <w:rFonts w:ascii="Garamond" w:hAnsi="Garamond"/>
            <w:b/>
            <w:bCs/>
            <w:sz w:val="22"/>
            <w:szCs w:val="22"/>
          </w:rPr>
          <w:delText xml:space="preserve"> </w:delText>
        </w:r>
        <w:r w:rsidR="007F13A5" w:rsidRPr="00E87CC3" w:rsidDel="00EC5099">
          <w:rPr>
            <w:rFonts w:ascii="Garamond" w:hAnsi="Garamond" w:cs="Times New Roman"/>
            <w:sz w:val="22"/>
            <w:szCs w:val="22"/>
          </w:rPr>
          <w:delText xml:space="preserve">List the staff members responsible for the design, implementation and continuation of the </w:delText>
        </w:r>
        <w:r w:rsidR="00432F34" w:rsidDel="00EC5099">
          <w:rPr>
            <w:rFonts w:ascii="Garamond" w:hAnsi="Garamond" w:cs="Times New Roman"/>
            <w:sz w:val="22"/>
            <w:szCs w:val="22"/>
          </w:rPr>
          <w:delText xml:space="preserve">meteorological </w:delText>
        </w:r>
        <w:r w:rsidR="007F13A5" w:rsidRPr="00E87CC3" w:rsidDel="00EC5099">
          <w:rPr>
            <w:rFonts w:ascii="Garamond" w:hAnsi="Garamond" w:cs="Times New Roman"/>
            <w:sz w:val="22"/>
            <w:szCs w:val="22"/>
          </w:rPr>
          <w:delText>data set.  Include name, title, mailing address, phone number, and email address for the Research Coordinator</w:delText>
        </w:r>
        <w:r w:rsidR="00E87CC3" w:rsidDel="00EC5099">
          <w:rPr>
            <w:rFonts w:ascii="Garamond" w:hAnsi="Garamond" w:cs="Times New Roman"/>
            <w:sz w:val="22"/>
            <w:szCs w:val="22"/>
          </w:rPr>
          <w:delText>,</w:delText>
        </w:r>
        <w:r w:rsidR="007F13A5" w:rsidRPr="00E87CC3" w:rsidDel="00EC5099">
          <w:rPr>
            <w:rFonts w:ascii="Garamond" w:hAnsi="Garamond" w:cs="Times New Roman"/>
            <w:sz w:val="22"/>
            <w:szCs w:val="22"/>
          </w:rPr>
          <w:delText xml:space="preserve"> SWMP technicians</w:delText>
        </w:r>
        <w:r w:rsidR="00E87CC3" w:rsidDel="00EC5099">
          <w:rPr>
            <w:rFonts w:ascii="Garamond" w:hAnsi="Garamond" w:cs="Times New Roman"/>
            <w:sz w:val="22"/>
            <w:szCs w:val="22"/>
          </w:rPr>
          <w:delText>, and person(s) responsible for data management</w:delText>
        </w:r>
        <w:r w:rsidR="007F13A5" w:rsidRPr="00E87CC3" w:rsidDel="00EC5099">
          <w:rPr>
            <w:rFonts w:ascii="Garamond" w:hAnsi="Garamond" w:cs="Times New Roman"/>
            <w:sz w:val="22"/>
            <w:szCs w:val="22"/>
          </w:rPr>
          <w:delText>.</w:delText>
        </w:r>
        <w:r w:rsidDel="00EC5099">
          <w:rPr>
            <w:rFonts w:ascii="Garamond" w:hAnsi="Garamond" w:cs="Times New Roman"/>
            <w:sz w:val="22"/>
            <w:szCs w:val="22"/>
          </w:rPr>
          <w:delText>]</w:delText>
        </w:r>
      </w:del>
    </w:p>
    <w:p w14:paraId="2BF797BA" w14:textId="77777777" w:rsidR="00B4483D" w:rsidRPr="00E87CC3" w:rsidRDefault="00B4483D">
      <w:pPr>
        <w:pStyle w:val="HTMLPreformatted"/>
        <w:rPr>
          <w:rFonts w:ascii="Garamond" w:hAnsi="Garamond"/>
          <w:sz w:val="22"/>
          <w:szCs w:val="22"/>
        </w:rPr>
      </w:pPr>
    </w:p>
    <w:p w14:paraId="54848C64" w14:textId="77777777" w:rsidR="00341000"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7C0ABFA7" w14:textId="1C5C60C5" w:rsidR="003B4412" w:rsidRPr="00E87CC3" w:rsidDel="00EC5099" w:rsidRDefault="00341000" w:rsidP="007F13A5">
      <w:pPr>
        <w:pStyle w:val="HTMLPreformatted"/>
        <w:rPr>
          <w:del w:id="62" w:author="Pacella, Christina (DEC)" w:date="2025-04-29T11:58:00Z"/>
          <w:rFonts w:ascii="Garamond" w:hAnsi="Garamond" w:cs="Times New Roman"/>
          <w:sz w:val="22"/>
          <w:szCs w:val="22"/>
        </w:rPr>
      </w:pPr>
      <w:del w:id="63" w:author="Pacella, Christina (DEC)" w:date="2025-04-29T11:58:00Z">
        <w:r w:rsidRPr="00243B33" w:rsidDel="00EC5099">
          <w:rPr>
            <w:rFonts w:ascii="Garamond" w:hAnsi="Garamond" w:cs="Times New Roman"/>
            <w:bCs/>
            <w:sz w:val="22"/>
            <w:szCs w:val="22"/>
          </w:rPr>
          <w:delText>[Instructions/Remove:</w:delText>
        </w:r>
        <w:r w:rsidDel="00EC5099">
          <w:rPr>
            <w:rFonts w:ascii="Garamond" w:hAnsi="Garamond" w:cs="Times New Roman"/>
            <w:b/>
            <w:bCs/>
            <w:sz w:val="22"/>
            <w:szCs w:val="22"/>
          </w:rPr>
          <w:delText xml:space="preserve"> </w:delText>
        </w:r>
        <w:r w:rsidR="007F13A5" w:rsidRPr="00E87CC3" w:rsidDel="00EC5099">
          <w:rPr>
            <w:rFonts w:ascii="Garamond" w:hAnsi="Garamond" w:cs="Times New Roman"/>
            <w:sz w:val="22"/>
            <w:szCs w:val="22"/>
          </w:rPr>
          <w:delText>This section explains how the data were verified (QAQC’d) before being sent to the CDMO to be archived into the permanent database.  Specifically, list how your data are acquired, validated, processed, and archived.  Mention how your reserve deals with outliers</w:delText>
        </w:r>
        <w:r w:rsidR="007C7527" w:rsidRPr="00E87CC3" w:rsidDel="00EC5099">
          <w:rPr>
            <w:rFonts w:ascii="Garamond" w:hAnsi="Garamond" w:cs="Times New Roman"/>
            <w:sz w:val="22"/>
            <w:szCs w:val="22"/>
          </w:rPr>
          <w:delText>, suspect and erroneous data during secondary QAQC</w:delText>
        </w:r>
        <w:r w:rsidR="007F13A5" w:rsidRPr="00E87CC3" w:rsidDel="00EC5099">
          <w:rPr>
            <w:rFonts w:ascii="Garamond" w:hAnsi="Garamond" w:cs="Times New Roman"/>
            <w:sz w:val="22"/>
            <w:szCs w:val="22"/>
          </w:rPr>
          <w:delText>, etc.</w:delText>
        </w:r>
        <w:r w:rsidR="00E87CC3" w:rsidDel="00EC5099">
          <w:rPr>
            <w:rFonts w:ascii="Garamond" w:hAnsi="Garamond" w:cs="Times New Roman"/>
            <w:sz w:val="22"/>
            <w:szCs w:val="22"/>
          </w:rPr>
          <w:delText xml:space="preserve">  </w:delText>
        </w:r>
        <w:r w:rsidR="00E87CC3" w:rsidRPr="00E87CC3" w:rsidDel="00EC5099">
          <w:rPr>
            <w:rFonts w:ascii="Garamond" w:hAnsi="Garamond" w:cs="Times New Roman"/>
            <w:sz w:val="22"/>
            <w:szCs w:val="22"/>
            <w:u w:val="single"/>
          </w:rPr>
          <w:delText>Use the following statement or modi</w:delText>
        </w:r>
        <w:r w:rsidR="00E87CC3" w:rsidDel="00EC5099">
          <w:rPr>
            <w:rFonts w:ascii="Garamond" w:hAnsi="Garamond" w:cs="Times New Roman"/>
            <w:sz w:val="22"/>
            <w:szCs w:val="22"/>
            <w:u w:val="single"/>
          </w:rPr>
          <w:delText>f</w:delText>
        </w:r>
        <w:r w:rsidR="00E87CC3" w:rsidRPr="00E87CC3" w:rsidDel="00EC5099">
          <w:rPr>
            <w:rFonts w:ascii="Garamond" w:hAnsi="Garamond" w:cs="Times New Roman"/>
            <w:sz w:val="22"/>
            <w:szCs w:val="22"/>
            <w:u w:val="single"/>
          </w:rPr>
          <w:delText xml:space="preserve">y to fit your </w:delText>
        </w:r>
        <w:r w:rsidR="00CC206D" w:rsidDel="00EC5099">
          <w:rPr>
            <w:rFonts w:ascii="Garamond" w:hAnsi="Garamond" w:cs="Times New Roman"/>
            <w:sz w:val="22"/>
            <w:szCs w:val="22"/>
            <w:u w:val="single"/>
          </w:rPr>
          <w:delText>r</w:delText>
        </w:r>
        <w:r w:rsidR="00CC206D" w:rsidRPr="00E87CC3" w:rsidDel="00EC5099">
          <w:rPr>
            <w:rFonts w:ascii="Garamond" w:hAnsi="Garamond" w:cs="Times New Roman"/>
            <w:sz w:val="22"/>
            <w:szCs w:val="22"/>
            <w:u w:val="single"/>
          </w:rPr>
          <w:delText>eserve</w:delText>
        </w:r>
        <w:r w:rsidR="00A86B2F" w:rsidDel="00EC5099">
          <w:rPr>
            <w:rFonts w:ascii="Garamond" w:hAnsi="Garamond" w:cs="Times New Roman"/>
            <w:sz w:val="22"/>
            <w:szCs w:val="22"/>
            <w:u w:val="single"/>
          </w:rPr>
          <w:delText>.]</w:delText>
        </w:r>
        <w:r w:rsidR="00A86B2F" w:rsidRPr="00E87CC3" w:rsidDel="00EC5099">
          <w:rPr>
            <w:rFonts w:ascii="Garamond" w:hAnsi="Garamond" w:cs="Times New Roman"/>
            <w:sz w:val="22"/>
            <w:szCs w:val="22"/>
          </w:rPr>
          <w:delText xml:space="preserve">  </w:delText>
        </w:r>
      </w:del>
    </w:p>
    <w:p w14:paraId="43675604" w14:textId="77777777" w:rsidR="007F13A5" w:rsidRPr="00E87CC3" w:rsidDel="00EC5099" w:rsidRDefault="007F13A5" w:rsidP="007F13A5">
      <w:pPr>
        <w:pStyle w:val="HTMLPreformatted"/>
        <w:rPr>
          <w:del w:id="64" w:author="Pacella, Christina (DEC)" w:date="2025-04-29T11:58:00Z"/>
          <w:rFonts w:ascii="Garamond" w:hAnsi="Garamond" w:cs="Times New Roman"/>
          <w:b/>
          <w:bCs/>
          <w:sz w:val="22"/>
          <w:szCs w:val="22"/>
        </w:rPr>
      </w:pPr>
    </w:p>
    <w:p w14:paraId="6E5BA41A" w14:textId="0AFD1B34" w:rsidR="00E25C96" w:rsidRPr="00E87CC3" w:rsidRDefault="00E25C96">
      <w:pPr>
        <w:pStyle w:val="BodyText"/>
        <w:ind w:right="36"/>
        <w:jc w:val="both"/>
        <w:rPr>
          <w:rFonts w:ascii="Garamond" w:hAnsi="Garamond"/>
          <w:sz w:val="22"/>
          <w:szCs w:val="22"/>
        </w:rPr>
        <w:pPrChange w:id="65" w:author="Pacella, Christina (DEC)" w:date="2025-04-29T11:58:00Z">
          <w:pPr>
            <w:pStyle w:val="BodyText"/>
            <w:ind w:left="540" w:right="540"/>
            <w:jc w:val="both"/>
          </w:pPr>
        </w:pPrChange>
      </w:pPr>
      <w:r w:rsidRPr="00E87CC3">
        <w:rPr>
          <w:rFonts w:ascii="Garamond" w:hAnsi="Garamond"/>
          <w:sz w:val="22"/>
          <w:szCs w:val="22"/>
        </w:rPr>
        <w:t>Data are uploaded from the</w:t>
      </w:r>
      <w:ins w:id="66" w:author="Pacella, Christina (DEC)" w:date="2025-04-29T11:58:00Z">
        <w:r w:rsidR="00EC5099">
          <w:rPr>
            <w:rFonts w:ascii="Garamond" w:hAnsi="Garamond"/>
            <w:b/>
            <w:i/>
            <w:sz w:val="22"/>
            <w:szCs w:val="22"/>
          </w:rPr>
          <w:t xml:space="preserve"> </w:t>
        </w:r>
      </w:ins>
      <w:del w:id="67" w:author="Pacella, Christina (DEC)" w:date="2025-04-29T11:58:00Z">
        <w:r w:rsidR="00395552" w:rsidDel="00EC5099">
          <w:rPr>
            <w:rFonts w:ascii="Garamond" w:hAnsi="Garamond"/>
            <w:sz w:val="22"/>
            <w:szCs w:val="22"/>
          </w:rPr>
          <w:delText xml:space="preserve"> </w:delText>
        </w:r>
        <w:r w:rsidR="00395552" w:rsidRPr="006E0BCD" w:rsidDel="00EC5099">
          <w:rPr>
            <w:rFonts w:ascii="Garamond" w:hAnsi="Garamond"/>
            <w:b/>
            <w:i/>
            <w:sz w:val="22"/>
            <w:szCs w:val="22"/>
          </w:rPr>
          <w:delText>[choose logger(s) in use]</w:delText>
        </w:r>
        <w:r w:rsidRPr="00E87CC3" w:rsidDel="00EC5099">
          <w:rPr>
            <w:rFonts w:ascii="Garamond" w:hAnsi="Garamond"/>
            <w:sz w:val="22"/>
            <w:szCs w:val="22"/>
          </w:rPr>
          <w:delText xml:space="preserve"> </w:delText>
        </w:r>
        <w:r w:rsidR="00F85ADE" w:rsidRPr="00E87CC3" w:rsidDel="00EC5099">
          <w:rPr>
            <w:rFonts w:ascii="Garamond" w:hAnsi="Garamond"/>
            <w:sz w:val="22"/>
            <w:szCs w:val="22"/>
          </w:rPr>
          <w:delText>CR1000</w:delText>
        </w:r>
        <w:r w:rsidR="00F97C0E" w:rsidDel="00EC5099">
          <w:rPr>
            <w:rFonts w:ascii="Garamond" w:hAnsi="Garamond"/>
            <w:sz w:val="22"/>
            <w:szCs w:val="22"/>
          </w:rPr>
          <w:delText>/</w:delText>
        </w:r>
      </w:del>
      <w:r w:rsidR="00F97C0E">
        <w:rPr>
          <w:rFonts w:ascii="Garamond" w:hAnsi="Garamond"/>
          <w:sz w:val="22"/>
          <w:szCs w:val="22"/>
        </w:rPr>
        <w:t>CR1000X</w:t>
      </w:r>
      <w:r w:rsidR="00F85ADE" w:rsidRPr="00E87CC3">
        <w:rPr>
          <w:rFonts w:ascii="Garamond" w:hAnsi="Garamond"/>
          <w:sz w:val="22"/>
          <w:szCs w:val="22"/>
        </w:rPr>
        <w:t xml:space="preserve"> </w:t>
      </w:r>
      <w:r w:rsidRPr="00E87CC3">
        <w:rPr>
          <w:rFonts w:ascii="Garamond" w:hAnsi="Garamond"/>
          <w:sz w:val="22"/>
          <w:szCs w:val="22"/>
        </w:rPr>
        <w:t xml:space="preserve">data logger to a </w:t>
      </w:r>
      <w:r w:rsidR="00F206AC">
        <w:rPr>
          <w:rFonts w:ascii="Garamond" w:hAnsi="Garamond"/>
          <w:sz w:val="22"/>
          <w:szCs w:val="22"/>
        </w:rPr>
        <w:t>p</w:t>
      </w:r>
      <w:r w:rsidRPr="00E87CC3">
        <w:rPr>
          <w:rFonts w:ascii="Garamond" w:hAnsi="Garamond"/>
          <w:sz w:val="22"/>
          <w:szCs w:val="22"/>
        </w:rPr>
        <w:t xml:space="preserve">ersonal </w:t>
      </w:r>
      <w:r w:rsidR="00F206AC">
        <w:rPr>
          <w:rFonts w:ascii="Garamond" w:hAnsi="Garamond"/>
          <w:sz w:val="22"/>
          <w:szCs w:val="22"/>
        </w:rPr>
        <w:t>c</w:t>
      </w:r>
      <w:r w:rsidR="00F206AC" w:rsidRPr="00E87CC3">
        <w:rPr>
          <w:rFonts w:ascii="Garamond" w:hAnsi="Garamond"/>
          <w:sz w:val="22"/>
          <w:szCs w:val="22"/>
        </w:rPr>
        <w:t xml:space="preserve">omputer </w:t>
      </w:r>
      <w:r w:rsidR="00F206AC">
        <w:rPr>
          <w:rFonts w:ascii="Garamond" w:hAnsi="Garamond"/>
          <w:sz w:val="22"/>
          <w:szCs w:val="22"/>
        </w:rPr>
        <w:t>with a Windows 7 or newer operating system</w:t>
      </w:r>
      <w:r w:rsidRPr="00E87CC3">
        <w:rPr>
          <w:rFonts w:ascii="Garamond" w:hAnsi="Garamond"/>
          <w:sz w:val="22"/>
          <w:szCs w:val="22"/>
        </w:rPr>
        <w:t xml:space="preserve">.  Files are exported from LoggerNet in a comma-delimited format and </w:t>
      </w:r>
      <w:r w:rsidR="00F85ADE" w:rsidRPr="00E87CC3">
        <w:rPr>
          <w:rFonts w:ascii="Garamond" w:hAnsi="Garamond"/>
          <w:sz w:val="22"/>
          <w:szCs w:val="22"/>
        </w:rPr>
        <w:t xml:space="preserve">uploaded to the CDMO where they undergo automated </w:t>
      </w:r>
      <w:r w:rsidR="00325C5B" w:rsidRPr="00E87CC3">
        <w:rPr>
          <w:rFonts w:ascii="Garamond" w:hAnsi="Garamond"/>
          <w:sz w:val="22"/>
          <w:szCs w:val="22"/>
        </w:rPr>
        <w:t>primary QA</w:t>
      </w:r>
      <w:r w:rsidR="00F85ADE" w:rsidRPr="00E87CC3">
        <w:rPr>
          <w:rFonts w:ascii="Garamond" w:hAnsi="Garamond"/>
          <w:sz w:val="22"/>
          <w:szCs w:val="22"/>
        </w:rPr>
        <w:t xml:space="preserve">QC and become part of the CDMO’s online provisional database.  </w:t>
      </w:r>
      <w:r w:rsidR="00E87CC3" w:rsidRPr="004341A7">
        <w:rPr>
          <w:rFonts w:ascii="Garamond" w:hAnsi="Garamond"/>
          <w:sz w:val="22"/>
          <w:szCs w:val="22"/>
        </w:rPr>
        <w:t>During primary QAQC, data are flagged if they are missing</w:t>
      </w:r>
      <w:r w:rsidR="000625C9">
        <w:rPr>
          <w:rFonts w:ascii="Garamond" w:hAnsi="Garamond"/>
          <w:sz w:val="22"/>
          <w:szCs w:val="22"/>
        </w:rPr>
        <w:t xml:space="preserve"> or </w:t>
      </w:r>
      <w:r w:rsidR="00E87CC3" w:rsidRPr="004341A7">
        <w:rPr>
          <w:rFonts w:ascii="Garamond" w:hAnsi="Garamond"/>
          <w:sz w:val="22"/>
          <w:szCs w:val="22"/>
        </w:rPr>
        <w:t xml:space="preserve">out of sensor range.  The edited file is then returned to the </w:t>
      </w:r>
      <w:r w:rsidR="00CC206D">
        <w:rPr>
          <w:rFonts w:ascii="Garamond" w:hAnsi="Garamond"/>
          <w:sz w:val="22"/>
          <w:szCs w:val="22"/>
        </w:rPr>
        <w:t>r</w:t>
      </w:r>
      <w:r w:rsidR="00CC206D" w:rsidRPr="004341A7">
        <w:rPr>
          <w:rFonts w:ascii="Garamond" w:hAnsi="Garamond"/>
          <w:sz w:val="22"/>
          <w:szCs w:val="22"/>
        </w:rPr>
        <w:t xml:space="preserve">eserve </w:t>
      </w:r>
      <w:r w:rsidR="00E87CC3" w:rsidRPr="004341A7">
        <w:rPr>
          <w:rFonts w:ascii="Garamond" w:hAnsi="Garamond"/>
          <w:sz w:val="22"/>
          <w:szCs w:val="22"/>
        </w:rPr>
        <w:t>where it is opened in Microsoft Excel and processed using the CDMO’s NERRQAQC Excel macro.  The macro inserts station codes, creates metadata worksheets for flagged data</w:t>
      </w:r>
      <w:r w:rsidR="00F2438F">
        <w:rPr>
          <w:rFonts w:ascii="Garamond" w:hAnsi="Garamond"/>
          <w:sz w:val="22"/>
          <w:szCs w:val="22"/>
        </w:rPr>
        <w:t xml:space="preserve"> and summary statistics</w:t>
      </w:r>
      <w:r w:rsidR="00E87CC3"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00055D62" w:rsidRPr="00E87CC3">
        <w:rPr>
          <w:rFonts w:ascii="Garamond" w:hAnsi="Garamond"/>
          <w:sz w:val="22"/>
          <w:szCs w:val="22"/>
        </w:rPr>
        <w:t xml:space="preserve">For more information on </w:t>
      </w:r>
      <w:r w:rsidR="00296642" w:rsidRPr="00E87CC3">
        <w:rPr>
          <w:rFonts w:ascii="Garamond" w:hAnsi="Garamond"/>
          <w:sz w:val="22"/>
          <w:szCs w:val="22"/>
        </w:rPr>
        <w:t xml:space="preserve">QAQC </w:t>
      </w:r>
      <w:r w:rsidR="00055D62" w:rsidRPr="00E87CC3">
        <w:rPr>
          <w:rFonts w:ascii="Garamond" w:hAnsi="Garamond"/>
          <w:sz w:val="22"/>
          <w:szCs w:val="22"/>
        </w:rPr>
        <w:t xml:space="preserve">flags and </w:t>
      </w:r>
      <w:r w:rsidR="002D5AEE" w:rsidRPr="00E87CC3">
        <w:rPr>
          <w:rFonts w:ascii="Garamond" w:hAnsi="Garamond"/>
          <w:sz w:val="22"/>
          <w:szCs w:val="22"/>
        </w:rPr>
        <w:t>QAQC</w:t>
      </w:r>
      <w:r w:rsidR="00055D62" w:rsidRPr="00E87CC3">
        <w:rPr>
          <w:rFonts w:ascii="Garamond" w:hAnsi="Garamond"/>
          <w:sz w:val="22"/>
          <w:szCs w:val="22"/>
        </w:rPr>
        <w:t xml:space="preserve"> codes, see Section</w:t>
      </w:r>
      <w:r w:rsidR="002E3B63" w:rsidRPr="00E87CC3">
        <w:rPr>
          <w:rFonts w:ascii="Garamond" w:hAnsi="Garamond"/>
          <w:sz w:val="22"/>
          <w:szCs w:val="22"/>
        </w:rPr>
        <w:t>s</w:t>
      </w:r>
      <w:r w:rsidR="00055D62" w:rsidRPr="00E87CC3">
        <w:rPr>
          <w:rFonts w:ascii="Garamond" w:hAnsi="Garamond"/>
          <w:sz w:val="22"/>
          <w:szCs w:val="22"/>
        </w:rPr>
        <w:t xml:space="preserve"> </w:t>
      </w:r>
      <w:r w:rsidR="002E3B63" w:rsidRPr="00E87CC3">
        <w:rPr>
          <w:rFonts w:ascii="Garamond" w:hAnsi="Garamond"/>
          <w:sz w:val="22"/>
          <w:szCs w:val="22"/>
        </w:rPr>
        <w:t>11 and 12</w:t>
      </w:r>
      <w:r w:rsidR="00055D62" w:rsidRPr="00E87CC3">
        <w:rPr>
          <w:rFonts w:ascii="Garamond" w:hAnsi="Garamond"/>
          <w:sz w:val="22"/>
          <w:szCs w:val="22"/>
        </w:rPr>
        <w:t>.</w:t>
      </w:r>
    </w:p>
    <w:p w14:paraId="4CB372AE" w14:textId="77777777" w:rsidR="007F13A5" w:rsidRPr="00E87CC3" w:rsidRDefault="007F13A5" w:rsidP="00EC180A">
      <w:pPr>
        <w:pStyle w:val="BodyText"/>
        <w:ind w:leftChars="375" w:left="900" w:right="720"/>
        <w:rPr>
          <w:rFonts w:ascii="Garamond" w:hAnsi="Garamond"/>
          <w:sz w:val="22"/>
          <w:szCs w:val="22"/>
        </w:rPr>
      </w:pPr>
    </w:p>
    <w:p w14:paraId="1B435328" w14:textId="159F37E3" w:rsidR="007F13A5" w:rsidRPr="00E87CC3" w:rsidRDefault="00E3760A" w:rsidP="007F13A5">
      <w:pPr>
        <w:pStyle w:val="BodyTextIndent2"/>
        <w:spacing w:after="0" w:line="240" w:lineRule="auto"/>
        <w:ind w:left="0"/>
        <w:jc w:val="both"/>
        <w:rPr>
          <w:rFonts w:ascii="Garamond" w:hAnsi="Garamond"/>
          <w:sz w:val="22"/>
          <w:szCs w:val="22"/>
        </w:rPr>
      </w:pPr>
      <w:ins w:id="68" w:author="Pacella, Christina (DEC)" w:date="2025-04-29T11:59:00Z">
        <w:r>
          <w:rPr>
            <w:rFonts w:ascii="Garamond" w:hAnsi="Garamond"/>
            <w:sz w:val="22"/>
            <w:szCs w:val="22"/>
          </w:rPr>
          <w:t>The Research Coordinator is responsible for data verification</w:t>
        </w:r>
      </w:ins>
      <w:del w:id="69" w:author="Pacella, Christina (DEC)" w:date="2025-04-29T11:59:00Z">
        <w:r w:rsidR="007F13A5" w:rsidRPr="00E87CC3" w:rsidDel="00E3760A">
          <w:rPr>
            <w:rFonts w:ascii="Garamond" w:hAnsi="Garamond"/>
            <w:sz w:val="22"/>
            <w:szCs w:val="22"/>
          </w:rPr>
          <w:delText>Remember to list the person(s) responsible for data management</w:delText>
        </w:r>
      </w:del>
      <w:r w:rsidR="007F13A5" w:rsidRPr="00E87CC3">
        <w:rPr>
          <w:rFonts w:ascii="Garamond" w:hAnsi="Garamond"/>
          <w:sz w:val="22"/>
          <w:szCs w:val="22"/>
        </w:rPr>
        <w:t xml:space="preserve">. </w:t>
      </w:r>
    </w:p>
    <w:p w14:paraId="00D9E620" w14:textId="77777777" w:rsidR="00325C5B" w:rsidRPr="00E87CC3" w:rsidRDefault="00325C5B">
      <w:pPr>
        <w:pStyle w:val="HTMLPreformatted"/>
        <w:rPr>
          <w:rFonts w:ascii="Garamond" w:hAnsi="Garamond"/>
          <w:sz w:val="22"/>
          <w:szCs w:val="22"/>
        </w:rPr>
      </w:pPr>
    </w:p>
    <w:p w14:paraId="425DFCC4"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3B0F7D81" w14:textId="3A82C3E4" w:rsidR="00FB358B" w:rsidRPr="00100CD7" w:rsidRDefault="00FB358B" w:rsidP="00FB358B">
      <w:pPr>
        <w:pStyle w:val="BodyText"/>
        <w:ind w:right="36"/>
        <w:jc w:val="both"/>
        <w:rPr>
          <w:ins w:id="70" w:author="Pacella, Christina (DEC)" w:date="2025-04-29T11:59:00Z"/>
          <w:rFonts w:ascii="Garamond" w:hAnsi="Garamond"/>
          <w:color w:val="000000" w:themeColor="text1"/>
          <w:sz w:val="22"/>
          <w:szCs w:val="22"/>
        </w:rPr>
      </w:pPr>
      <w:ins w:id="71" w:author="Pacella, Christina (DEC)" w:date="2025-04-29T11:59:00Z">
        <w:r w:rsidRPr="003B0F81">
          <w:rPr>
            <w:rFonts w:ascii="Garamond" w:hAnsi="Garamond"/>
            <w:sz w:val="22"/>
            <w:szCs w:val="22"/>
          </w:rPr>
          <w:t>The objective of this study is to monitor the meteorological conditions at the Tivoli Bays component site of the Hudson River National Estuarine Research Reserve</w:t>
        </w:r>
        <w:r>
          <w:rPr>
            <w:rFonts w:ascii="Garamond" w:hAnsi="Garamond"/>
            <w:sz w:val="22"/>
            <w:szCs w:val="22"/>
          </w:rPr>
          <w:t xml:space="preserve"> (HRNERR; the Reserve)</w:t>
        </w:r>
        <w:r w:rsidRPr="003B0F81">
          <w:rPr>
            <w:rFonts w:ascii="Garamond" w:hAnsi="Garamond"/>
            <w:sz w:val="22"/>
            <w:szCs w:val="22"/>
          </w:rPr>
          <w:t>. Measurements of air temperature, relative humidity, barometric pressure, precipitation, photosynthetically active radiation, and wind speed and direction are taken throughout the year at the Tivoli Bays Field Station</w:t>
        </w:r>
        <w:r>
          <w:rPr>
            <w:rFonts w:ascii="Garamond" w:hAnsi="Garamond"/>
            <w:sz w:val="22"/>
            <w:szCs w:val="22"/>
          </w:rPr>
          <w:t xml:space="preserve"> (FS)</w:t>
        </w:r>
        <w:r w:rsidRPr="003B0F81">
          <w:rPr>
            <w:rFonts w:ascii="Garamond" w:hAnsi="Garamond"/>
            <w:sz w:val="22"/>
            <w:szCs w:val="22"/>
          </w:rPr>
          <w:t>.</w:t>
        </w:r>
        <w:r>
          <w:rPr>
            <w:rFonts w:ascii="Garamond" w:hAnsi="Garamond"/>
            <w:sz w:val="22"/>
            <w:szCs w:val="22"/>
          </w:rPr>
          <w:t xml:space="preserve"> </w:t>
        </w:r>
        <w:r w:rsidRPr="003B0F81">
          <w:rPr>
            <w:rFonts w:ascii="Garamond" w:hAnsi="Garamond"/>
            <w:sz w:val="22"/>
            <w:szCs w:val="22"/>
          </w:rPr>
          <w:t>A water quality</w:t>
        </w:r>
        <w:r>
          <w:rPr>
            <w:rFonts w:ascii="Garamond" w:hAnsi="Garamond"/>
            <w:sz w:val="22"/>
            <w:szCs w:val="22"/>
          </w:rPr>
          <w:t xml:space="preserve"> </w:t>
        </w:r>
        <w:r w:rsidRPr="00100CD7">
          <w:rPr>
            <w:rFonts w:ascii="Garamond" w:hAnsi="Garamond"/>
            <w:color w:val="000000" w:themeColor="text1"/>
            <w:sz w:val="22"/>
            <w:szCs w:val="22"/>
          </w:rPr>
          <w:t xml:space="preserve">monitoring program has been </w:t>
        </w:r>
        <w:r w:rsidRPr="00100CD7">
          <w:rPr>
            <w:rFonts w:ascii="Garamond" w:hAnsi="Garamond"/>
            <w:color w:val="000000" w:themeColor="text1"/>
            <w:sz w:val="22"/>
            <w:szCs w:val="22"/>
          </w:rPr>
          <w:lastRenderedPageBreak/>
          <w:t xml:space="preserve">ongoing since 1991 at this component site, and the meteorological data will help provide ancillary data.  This will help us to better understand the relationships between the atmospheric conditions and aquatic environments at this site. </w:t>
        </w:r>
      </w:ins>
    </w:p>
    <w:p w14:paraId="5C4E88DD" w14:textId="77777777" w:rsidR="00FB358B" w:rsidRPr="00100CD7" w:rsidRDefault="00FB358B" w:rsidP="00FB358B">
      <w:pPr>
        <w:pStyle w:val="BodyText"/>
        <w:ind w:left="540" w:right="36"/>
        <w:jc w:val="both"/>
        <w:rPr>
          <w:ins w:id="72" w:author="Pacella, Christina (DEC)" w:date="2025-04-29T11:59:00Z"/>
          <w:rFonts w:ascii="Garamond" w:hAnsi="Garamond"/>
          <w:color w:val="000000" w:themeColor="text1"/>
          <w:sz w:val="22"/>
          <w:szCs w:val="22"/>
        </w:rPr>
      </w:pPr>
    </w:p>
    <w:p w14:paraId="2AB6CC50" w14:textId="62EFE675" w:rsidR="00AA53D4" w:rsidRPr="00E87CC3" w:rsidRDefault="00FB358B" w:rsidP="00FB358B">
      <w:pPr>
        <w:pStyle w:val="HTMLPreformatted"/>
        <w:rPr>
          <w:rFonts w:ascii="Garamond" w:hAnsi="Garamond" w:cs="Times New Roman"/>
          <w:b/>
          <w:bCs/>
          <w:sz w:val="22"/>
          <w:szCs w:val="22"/>
        </w:rPr>
      </w:pPr>
      <w:ins w:id="73" w:author="Pacella, Christina (DEC)" w:date="2025-04-29T11:59:00Z">
        <w:r w:rsidRPr="00100CD7">
          <w:rPr>
            <w:rFonts w:ascii="Garamond" w:hAnsi="Garamond"/>
            <w:color w:val="000000" w:themeColor="text1"/>
            <w:sz w:val="22"/>
            <w:szCs w:val="22"/>
          </w:rPr>
          <w:t>In</w:t>
        </w:r>
        <w:r>
          <w:rPr>
            <w:rFonts w:ascii="Garamond" w:hAnsi="Garamond"/>
            <w:color w:val="000000" w:themeColor="text1"/>
            <w:sz w:val="22"/>
            <w:szCs w:val="22"/>
          </w:rPr>
          <w:t xml:space="preserve"> </w:t>
        </w:r>
        <w:r w:rsidRPr="00100CD7">
          <w:rPr>
            <w:rFonts w:ascii="Garamond" w:hAnsi="Garamond"/>
            <w:color w:val="000000" w:themeColor="text1"/>
            <w:sz w:val="22"/>
            <w:szCs w:val="22"/>
          </w:rPr>
          <w:t xml:space="preserve">2018, a “secondary SWMP” meteorological monitoring station was incorporated into the </w:t>
        </w:r>
        <w:r>
          <w:rPr>
            <w:rFonts w:ascii="Garamond" w:hAnsi="Garamond"/>
            <w:color w:val="000000" w:themeColor="text1"/>
            <w:sz w:val="22"/>
            <w:szCs w:val="22"/>
          </w:rPr>
          <w:t>R</w:t>
        </w:r>
        <w:r w:rsidRPr="00100CD7">
          <w:rPr>
            <w:rFonts w:ascii="Garamond" w:hAnsi="Garamond"/>
            <w:color w:val="000000" w:themeColor="text1"/>
            <w:sz w:val="22"/>
            <w:szCs w:val="22"/>
          </w:rPr>
          <w:t>eserve.  This station provide</w:t>
        </w:r>
        <w:r>
          <w:rPr>
            <w:rFonts w:ascii="Garamond" w:hAnsi="Garamond"/>
            <w:color w:val="000000" w:themeColor="text1"/>
            <w:sz w:val="22"/>
            <w:szCs w:val="22"/>
          </w:rPr>
          <w:t>s</w:t>
        </w:r>
        <w:r w:rsidRPr="00100CD7">
          <w:rPr>
            <w:rFonts w:ascii="Garamond" w:hAnsi="Garamond"/>
            <w:color w:val="000000" w:themeColor="text1"/>
            <w:sz w:val="22"/>
            <w:szCs w:val="22"/>
          </w:rPr>
          <w:t xml:space="preserve"> a secondary source of the above-mentioned protocol and parameters in the vicinity around the Norrie Point Environmental Center which is home to HRNERR offices. This station will provide supplemental data in conjunction with a water quality station at the same location. The station has been operational since 2008 and historical data </w:t>
        </w:r>
        <w:r>
          <w:rPr>
            <w:rFonts w:ascii="Garamond" w:hAnsi="Garamond"/>
            <w:color w:val="000000" w:themeColor="text1"/>
            <w:sz w:val="22"/>
            <w:szCs w:val="22"/>
          </w:rPr>
          <w:t>are</w:t>
        </w:r>
        <w:r w:rsidRPr="00100CD7">
          <w:rPr>
            <w:rFonts w:ascii="Garamond" w:hAnsi="Garamond"/>
            <w:color w:val="000000" w:themeColor="text1"/>
            <w:sz w:val="22"/>
            <w:szCs w:val="22"/>
          </w:rPr>
          <w:t xml:space="preserve"> available upon request</w:t>
        </w:r>
        <w:r>
          <w:rPr>
            <w:rFonts w:ascii="Garamond" w:hAnsi="Garamond"/>
            <w:color w:val="000000" w:themeColor="text1"/>
            <w:sz w:val="22"/>
            <w:szCs w:val="22"/>
          </w:rPr>
          <w:t>.</w:t>
        </w:r>
        <w:r w:rsidRPr="00243B33" w:rsidDel="005769C2">
          <w:rPr>
            <w:rFonts w:ascii="Garamond" w:hAnsi="Garamond" w:cs="Times New Roman"/>
            <w:bCs/>
            <w:sz w:val="22"/>
            <w:szCs w:val="22"/>
          </w:rPr>
          <w:t xml:space="preserve"> </w:t>
        </w:r>
        <w:r>
          <w:rPr>
            <w:rFonts w:ascii="Garamond" w:hAnsi="Garamond" w:cs="Times New Roman"/>
            <w:bCs/>
            <w:sz w:val="22"/>
            <w:szCs w:val="22"/>
          </w:rPr>
          <w:t>Secondary SWMP stations do not undergo tertiary review.</w:t>
        </w:r>
        <w:r w:rsidRPr="00243B33" w:rsidDel="00FB358B">
          <w:rPr>
            <w:rFonts w:ascii="Garamond" w:hAnsi="Garamond" w:cs="Times New Roman"/>
            <w:bCs/>
            <w:sz w:val="22"/>
            <w:szCs w:val="22"/>
          </w:rPr>
          <w:t xml:space="preserve"> </w:t>
        </w:r>
      </w:ins>
      <w:del w:id="74" w:author="Pacella, Christina (DEC)" w:date="2025-04-29T11:59:00Z">
        <w:r w:rsidR="00341000" w:rsidRPr="00243B33" w:rsidDel="00FB358B">
          <w:rPr>
            <w:rFonts w:ascii="Garamond" w:hAnsi="Garamond" w:cs="Times New Roman"/>
            <w:bCs/>
            <w:sz w:val="22"/>
            <w:szCs w:val="22"/>
          </w:rPr>
          <w:delText>[Instructions/Remove:</w:delText>
        </w:r>
        <w:r w:rsidR="00341000" w:rsidDel="00FB358B">
          <w:rPr>
            <w:rFonts w:ascii="Garamond" w:hAnsi="Garamond" w:cs="Times New Roman"/>
            <w:b/>
            <w:bCs/>
            <w:sz w:val="22"/>
            <w:szCs w:val="22"/>
          </w:rPr>
          <w:delText xml:space="preserve"> </w:delText>
        </w:r>
        <w:r w:rsidR="00AA53D4" w:rsidRPr="00E87CC3" w:rsidDel="00FB358B">
          <w:rPr>
            <w:rFonts w:ascii="Garamond" w:hAnsi="Garamond" w:cs="Times New Roman"/>
            <w:sz w:val="22"/>
            <w:szCs w:val="22"/>
          </w:rPr>
          <w:delText>Describe briefly the nature of the monitoring pro</w:delText>
        </w:r>
        <w:r w:rsidR="00E25C96" w:rsidRPr="00E87CC3" w:rsidDel="00FB358B">
          <w:rPr>
            <w:rFonts w:ascii="Garamond" w:hAnsi="Garamond" w:cs="Times New Roman"/>
            <w:sz w:val="22"/>
            <w:szCs w:val="22"/>
          </w:rPr>
          <w:delText xml:space="preserve">gram resulting in this data set.  </w:delText>
        </w:r>
        <w:r w:rsidR="00AA53D4" w:rsidRPr="00E87CC3" w:rsidDel="00FB358B">
          <w:rPr>
            <w:rFonts w:ascii="Garamond" w:hAnsi="Garamond" w:cs="Times New Roman"/>
            <w:sz w:val="22"/>
            <w:szCs w:val="22"/>
          </w:rPr>
          <w:delText xml:space="preserve">Describe the goal </w:delText>
        </w:r>
        <w:r w:rsidR="00E25C96" w:rsidRPr="00E87CC3" w:rsidDel="00FB358B">
          <w:rPr>
            <w:rFonts w:ascii="Garamond" w:hAnsi="Garamond" w:cs="Times New Roman"/>
            <w:sz w:val="22"/>
            <w:szCs w:val="22"/>
          </w:rPr>
          <w:delText xml:space="preserve">or purpose </w:delText>
        </w:r>
        <w:r w:rsidR="00AA53D4" w:rsidRPr="00E87CC3" w:rsidDel="00FB358B">
          <w:rPr>
            <w:rFonts w:ascii="Garamond" w:hAnsi="Garamond" w:cs="Times New Roman"/>
            <w:sz w:val="22"/>
            <w:szCs w:val="22"/>
          </w:rPr>
          <w:delText>o</w:delText>
        </w:r>
        <w:r w:rsidR="00E25C96" w:rsidRPr="00E87CC3" w:rsidDel="00FB358B">
          <w:rPr>
            <w:rFonts w:ascii="Garamond" w:hAnsi="Garamond" w:cs="Times New Roman"/>
            <w:sz w:val="22"/>
            <w:szCs w:val="22"/>
          </w:rPr>
          <w:delText>f collecting this meteorological</w:delText>
        </w:r>
        <w:r w:rsidR="00AA53D4" w:rsidRPr="00E87CC3" w:rsidDel="00FB358B">
          <w:rPr>
            <w:rFonts w:ascii="Garamond" w:hAnsi="Garamond" w:cs="Times New Roman"/>
            <w:sz w:val="22"/>
            <w:szCs w:val="22"/>
          </w:rPr>
          <w:delText xml:space="preserve"> </w:delText>
        </w:r>
        <w:r w:rsidR="00E25C96" w:rsidRPr="00E87CC3" w:rsidDel="00FB358B">
          <w:rPr>
            <w:rFonts w:ascii="Garamond" w:hAnsi="Garamond" w:cs="Times New Roman"/>
            <w:sz w:val="22"/>
            <w:szCs w:val="22"/>
          </w:rPr>
          <w:delText>data</w:delText>
        </w:r>
        <w:r w:rsidR="00AA53D4" w:rsidRPr="00E87CC3" w:rsidDel="00FB358B">
          <w:rPr>
            <w:rFonts w:ascii="Garamond" w:hAnsi="Garamond" w:cs="Times New Roman"/>
            <w:sz w:val="22"/>
            <w:szCs w:val="22"/>
          </w:rPr>
          <w:delText>.</w:delText>
        </w:r>
        <w:r w:rsidR="00341000" w:rsidDel="00FB358B">
          <w:rPr>
            <w:rFonts w:ascii="Garamond" w:hAnsi="Garamond" w:cs="Times New Roman"/>
            <w:sz w:val="22"/>
            <w:szCs w:val="22"/>
          </w:rPr>
          <w:delText>]</w:delText>
        </w:r>
      </w:del>
    </w:p>
    <w:p w14:paraId="41C8E796" w14:textId="77777777" w:rsidR="00B4483D" w:rsidRPr="00E87CC3" w:rsidRDefault="00B4483D">
      <w:pPr>
        <w:pStyle w:val="HTMLPreformatted"/>
        <w:rPr>
          <w:rFonts w:ascii="Garamond" w:hAnsi="Garamond"/>
          <w:sz w:val="22"/>
          <w:szCs w:val="22"/>
        </w:rPr>
      </w:pPr>
    </w:p>
    <w:p w14:paraId="53694D1E"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09C059C2" w14:textId="23C768CB" w:rsidR="00E87CC3" w:rsidDel="00A12BD9" w:rsidRDefault="00A12BD9" w:rsidP="00A12BD9">
      <w:pPr>
        <w:ind w:right="900"/>
        <w:jc w:val="both"/>
        <w:rPr>
          <w:del w:id="75" w:author="Pacella, Christina (DEC)" w:date="2025-04-29T12:00:00Z"/>
          <w:rFonts w:ascii="Garamond" w:hAnsi="Garamond"/>
          <w:bCs/>
          <w:sz w:val="22"/>
          <w:szCs w:val="22"/>
        </w:rPr>
      </w:pPr>
      <w:ins w:id="76" w:author="Pacella, Christina (DEC)" w:date="2025-04-29T12:00:00Z">
        <w:r w:rsidRPr="00C836A9">
          <w:rPr>
            <w:rFonts w:ascii="Garamond" w:hAnsi="Garamond"/>
            <w:sz w:val="22"/>
            <w:szCs w:val="22"/>
          </w:rPr>
          <w:t xml:space="preserve">Campbell Scientific data telemetry equipment was installed at the </w:t>
        </w:r>
        <w:r>
          <w:rPr>
            <w:rFonts w:ascii="Garamond" w:hAnsi="Garamond"/>
            <w:sz w:val="22"/>
            <w:szCs w:val="22"/>
          </w:rPr>
          <w:t>Field Station (FS)</w:t>
        </w:r>
        <w:r w:rsidRPr="00C836A9">
          <w:rPr>
            <w:rFonts w:ascii="Garamond" w:hAnsi="Garamond"/>
            <w:sz w:val="22"/>
            <w:szCs w:val="22"/>
          </w:rPr>
          <w:t xml:space="preserve"> station on </w:t>
        </w:r>
        <w:r>
          <w:rPr>
            <w:rFonts w:ascii="Garamond" w:hAnsi="Garamond"/>
            <w:sz w:val="22"/>
            <w:szCs w:val="22"/>
          </w:rPr>
          <w:t>11/14/2005</w:t>
        </w:r>
        <w:r w:rsidRPr="00C836A9">
          <w:rPr>
            <w:rFonts w:ascii="Garamond" w:hAnsi="Garamond"/>
            <w:sz w:val="22"/>
            <w:szCs w:val="22"/>
          </w:rPr>
          <w:t xml:space="preserve"> and transmits data to the NOAA GOES satellite, NESDIS ID #</w:t>
        </w:r>
        <w:r>
          <w:rPr>
            <w:rFonts w:ascii="Garamond" w:hAnsi="Garamond"/>
            <w:sz w:val="22"/>
            <w:szCs w:val="22"/>
          </w:rPr>
          <w:t>3B00B4F4</w:t>
        </w:r>
        <w:r w:rsidRPr="00C836A9">
          <w:rPr>
            <w:rFonts w:ascii="Garamond" w:hAnsi="Garamond"/>
            <w:sz w:val="22"/>
            <w:szCs w:val="22"/>
          </w:rPr>
          <w:t xml:space="preserve">.  </w:t>
        </w:r>
        <w:r w:rsidRPr="00100CD7">
          <w:rPr>
            <w:rFonts w:ascii="Garamond" w:hAnsi="Garamond"/>
            <w:color w:val="000000" w:themeColor="text1"/>
            <w:sz w:val="22"/>
            <w:szCs w:val="22"/>
          </w:rPr>
          <w:t>Identical telemetry equipment is installed at the Norrie Point (NP) monitoring station which transmits data to the NOAA GOES satellite, NESDIS ID # 3B01301A</w:t>
        </w:r>
        <w:r>
          <w:rPr>
            <w:rFonts w:ascii="Garamond" w:hAnsi="Garamond"/>
            <w:color w:val="000000" w:themeColor="text1"/>
            <w:sz w:val="22"/>
            <w:szCs w:val="22"/>
          </w:rPr>
          <w:t>.</w:t>
        </w:r>
        <w:r w:rsidRPr="00100CD7">
          <w:rPr>
            <w:rFonts w:ascii="Garamond" w:hAnsi="Garamond"/>
            <w:color w:val="000000" w:themeColor="text1"/>
            <w:sz w:val="22"/>
            <w:szCs w:val="22"/>
          </w:rPr>
          <w:t xml:space="preserve"> The</w:t>
        </w:r>
        <w:r w:rsidRPr="00C836A9">
          <w:rPr>
            <w:rFonts w:ascii="Garamond" w:hAnsi="Garamond"/>
            <w:sz w:val="22"/>
            <w:szCs w:val="22"/>
          </w:rPr>
          <w:t xml:space="preserve"> transmissions are scheduled hourly</w:t>
        </w:r>
        <w:r>
          <w:rPr>
            <w:rFonts w:ascii="Garamond" w:hAnsi="Garamond"/>
            <w:sz w:val="22"/>
            <w:szCs w:val="22"/>
          </w:rPr>
          <w:t xml:space="preserve"> at 0:39:30 after the hour for FS and at 0:35:40 after the hour for NP</w:t>
        </w:r>
        <w:r w:rsidRPr="00C836A9">
          <w:rPr>
            <w:rFonts w:ascii="Garamond" w:hAnsi="Garamond"/>
            <w:sz w:val="22"/>
            <w:szCs w:val="22"/>
          </w:rPr>
          <w:t xml:space="preserve"> and contain four (4) data sets reflecting </w:t>
        </w:r>
        <w:r>
          <w:rPr>
            <w:rFonts w:ascii="Garamond" w:hAnsi="Garamond"/>
            <w:sz w:val="22"/>
            <w:szCs w:val="22"/>
          </w:rPr>
          <w:t>15</w:t>
        </w:r>
        <w:r w:rsidRPr="00C836A9">
          <w:rPr>
            <w:rFonts w:ascii="Garamond" w:hAnsi="Garamond"/>
            <w:sz w:val="22"/>
            <w:szCs w:val="22"/>
          </w:rPr>
          <w:t xml:space="preserve">-minute data sampling intervals.  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r>
          <w:fldChar w:fldCharType="begin"/>
        </w:r>
        <w:r>
          <w:instrText>HYPERLINK "http://cdmo.baruch.sc.edu/" \o "blocked::http://cdmo.baruch.sc.edu/"</w:instrText>
        </w:r>
        <w:r>
          <w:fldChar w:fldCharType="separate"/>
        </w:r>
        <w:r w:rsidRPr="00CC1D81">
          <w:rPr>
            <w:rStyle w:val="Hyperlink"/>
            <w:rFonts w:ascii="Garamond" w:hAnsi="Garamond"/>
            <w:color w:val="auto"/>
            <w:sz w:val="22"/>
            <w:szCs w:val="22"/>
          </w:rPr>
          <w:t>http://cdmo.baruch.sc.edu</w:t>
        </w:r>
        <w:r>
          <w:rPr>
            <w:rStyle w:val="Hyperlink"/>
            <w:rFonts w:ascii="Garamond" w:hAnsi="Garamond"/>
            <w:color w:val="auto"/>
            <w:sz w:val="22"/>
            <w:szCs w:val="22"/>
          </w:rPr>
          <w:fldChar w:fldCharType="end"/>
        </w:r>
        <w:r w:rsidRPr="00243B33" w:rsidDel="00A12BD9">
          <w:rPr>
            <w:rFonts w:ascii="Garamond" w:hAnsi="Garamond"/>
            <w:bCs/>
            <w:sz w:val="22"/>
            <w:szCs w:val="22"/>
          </w:rPr>
          <w:t xml:space="preserve"> </w:t>
        </w:r>
      </w:ins>
      <w:del w:id="77" w:author="Pacella, Christina (DEC)" w:date="2025-04-29T12:00:00Z">
        <w:r w:rsidR="00341000" w:rsidRPr="00243B33" w:rsidDel="00A12BD9">
          <w:rPr>
            <w:rFonts w:ascii="Garamond" w:hAnsi="Garamond"/>
            <w:bCs/>
            <w:sz w:val="22"/>
            <w:szCs w:val="22"/>
          </w:rPr>
          <w:delText>[Instructions/Remove:</w:delText>
        </w:r>
        <w:r w:rsidR="00341000" w:rsidDel="00A12BD9">
          <w:rPr>
            <w:rFonts w:ascii="Garamond" w:hAnsi="Garamond"/>
            <w:b/>
            <w:bCs/>
            <w:sz w:val="22"/>
            <w:szCs w:val="22"/>
          </w:rPr>
          <w:delText xml:space="preserve"> </w:delText>
        </w:r>
        <w:r w:rsidR="00E25C96" w:rsidRPr="00E87CC3" w:rsidDel="00A12BD9">
          <w:rPr>
            <w:rFonts w:ascii="Garamond" w:hAnsi="Garamond"/>
            <w:bCs/>
            <w:sz w:val="22"/>
            <w:szCs w:val="22"/>
          </w:rPr>
          <w:delText xml:space="preserve">Detail the specifics of data </w:delText>
        </w:r>
        <w:r w:rsidR="007A49DD" w:rsidRPr="00E87CC3" w:rsidDel="00A12BD9">
          <w:rPr>
            <w:rFonts w:ascii="Garamond" w:hAnsi="Garamond"/>
            <w:bCs/>
            <w:sz w:val="22"/>
            <w:szCs w:val="22"/>
          </w:rPr>
          <w:delText xml:space="preserve">collection </w:delText>
        </w:r>
        <w:r w:rsidR="00341000" w:rsidDel="00A12BD9">
          <w:rPr>
            <w:rFonts w:ascii="Garamond" w:hAnsi="Garamond"/>
            <w:bCs/>
            <w:sz w:val="22"/>
            <w:szCs w:val="22"/>
          </w:rPr>
          <w:delText>(include time zone for Local Standard Time, i</w:delText>
        </w:r>
        <w:r w:rsidR="000134DF" w:rsidDel="00A12BD9">
          <w:rPr>
            <w:rFonts w:ascii="Garamond" w:hAnsi="Garamond"/>
            <w:bCs/>
            <w:sz w:val="22"/>
            <w:szCs w:val="22"/>
          </w:rPr>
          <w:delText>.</w:delText>
        </w:r>
        <w:r w:rsidR="00341000" w:rsidDel="00A12BD9">
          <w:rPr>
            <w:rFonts w:ascii="Garamond" w:hAnsi="Garamond"/>
            <w:bCs/>
            <w:sz w:val="22"/>
            <w:szCs w:val="22"/>
          </w:rPr>
          <w:delText>e</w:delText>
        </w:r>
        <w:r w:rsidR="000134DF" w:rsidDel="00A12BD9">
          <w:rPr>
            <w:rFonts w:ascii="Garamond" w:hAnsi="Garamond"/>
            <w:bCs/>
            <w:sz w:val="22"/>
            <w:szCs w:val="22"/>
          </w:rPr>
          <w:delText>.</w:delText>
        </w:r>
        <w:r w:rsidR="00341000" w:rsidDel="00A12BD9">
          <w:rPr>
            <w:rFonts w:ascii="Garamond" w:hAnsi="Garamond"/>
            <w:bCs/>
            <w:sz w:val="22"/>
            <w:szCs w:val="22"/>
          </w:rPr>
          <w:delText xml:space="preserve">: Eastern Standard Time), </w:delText>
        </w:r>
        <w:r w:rsidR="007A49DD" w:rsidRPr="00E87CC3" w:rsidDel="00A12BD9">
          <w:rPr>
            <w:rFonts w:ascii="Garamond" w:hAnsi="Garamond"/>
            <w:bCs/>
            <w:sz w:val="22"/>
            <w:szCs w:val="22"/>
          </w:rPr>
          <w:delText xml:space="preserve">and collection intervals, </w:delText>
        </w:r>
        <w:r w:rsidR="00E25C96" w:rsidRPr="00E87CC3" w:rsidDel="00A12BD9">
          <w:rPr>
            <w:rFonts w:ascii="Garamond" w:hAnsi="Garamond"/>
            <w:bCs/>
            <w:sz w:val="22"/>
            <w:szCs w:val="22"/>
          </w:rPr>
          <w:delText>QAQC of the sensors</w:delText>
        </w:r>
        <w:r w:rsidR="007A49DD" w:rsidRPr="00E87CC3" w:rsidDel="00A12BD9">
          <w:rPr>
            <w:rFonts w:ascii="Garamond" w:hAnsi="Garamond"/>
            <w:bCs/>
            <w:sz w:val="22"/>
            <w:szCs w:val="22"/>
          </w:rPr>
          <w:delText xml:space="preserve"> and data, </w:delText>
        </w:r>
        <w:r w:rsidR="00E25C96" w:rsidRPr="00E87CC3" w:rsidDel="00A12BD9">
          <w:rPr>
            <w:rFonts w:ascii="Garamond" w:hAnsi="Garamond"/>
            <w:bCs/>
            <w:sz w:val="22"/>
            <w:szCs w:val="22"/>
          </w:rPr>
          <w:delText xml:space="preserve">the sensor calibration plan and any </w:delText>
        </w:r>
        <w:r w:rsidR="00E25C96" w:rsidRPr="00E87CC3" w:rsidDel="00A12BD9">
          <w:rPr>
            <w:rFonts w:ascii="Garamond" w:hAnsi="Garamond"/>
            <w:iCs/>
            <w:sz w:val="22"/>
            <w:szCs w:val="22"/>
          </w:rPr>
          <w:delText>other analysis on the data.</w:delText>
        </w:r>
        <w:r w:rsidR="002E3B63" w:rsidRPr="00E87CC3" w:rsidDel="00A12BD9">
          <w:rPr>
            <w:rFonts w:ascii="Garamond" w:hAnsi="Garamond"/>
            <w:iCs/>
            <w:sz w:val="22"/>
            <w:szCs w:val="22"/>
          </w:rPr>
          <w:delText xml:space="preserve">  </w:delText>
        </w:r>
        <w:r w:rsidR="00E87CC3" w:rsidRPr="00DF6DD6" w:rsidDel="00A12BD9">
          <w:rPr>
            <w:rFonts w:ascii="Garamond" w:hAnsi="Garamond"/>
            <w:sz w:val="22"/>
            <w:szCs w:val="22"/>
            <w:u w:val="single"/>
          </w:rPr>
          <w:delText>Include the following or similar excerpt</w:delText>
        </w:r>
        <w:r w:rsidR="00E87CC3" w:rsidRPr="004341A7" w:rsidDel="00A12BD9">
          <w:rPr>
            <w:rFonts w:ascii="Garamond" w:hAnsi="Garamond"/>
            <w:sz w:val="22"/>
            <w:szCs w:val="22"/>
          </w:rPr>
          <w:delText xml:space="preserve"> (modify for additional real-time sites) regarding real-time data</w:delText>
        </w:r>
        <w:r w:rsidR="00A86B2F" w:rsidDel="00A12BD9">
          <w:rPr>
            <w:rFonts w:ascii="Garamond" w:hAnsi="Garamond"/>
            <w:sz w:val="22"/>
            <w:szCs w:val="22"/>
          </w:rPr>
          <w:delText>.]</w:delText>
        </w:r>
      </w:del>
    </w:p>
    <w:p w14:paraId="27878068" w14:textId="77777777" w:rsidR="00A12BD9" w:rsidRPr="004341A7" w:rsidRDefault="00A12BD9" w:rsidP="00A12BD9">
      <w:pPr>
        <w:pStyle w:val="HTMLPreformatted"/>
        <w:rPr>
          <w:ins w:id="78" w:author="Pacella, Christina (DEC)" w:date="2025-04-29T12:00:00Z"/>
          <w:rFonts w:ascii="Garamond" w:hAnsi="Garamond" w:cs="Times New Roman"/>
          <w:sz w:val="22"/>
          <w:szCs w:val="22"/>
        </w:rPr>
      </w:pPr>
    </w:p>
    <w:p w14:paraId="3340237F" w14:textId="1F26C6C7" w:rsidR="00E87CC3" w:rsidDel="00E525E2" w:rsidRDefault="00E87CC3" w:rsidP="00A12BD9">
      <w:pPr>
        <w:ind w:right="900"/>
        <w:jc w:val="both"/>
        <w:rPr>
          <w:del w:id="79" w:author="Pacella, Christina (DEC)" w:date="2025-04-29T12:00:00Z"/>
          <w:rFonts w:ascii="Garamond" w:hAnsi="Garamond"/>
          <w:b/>
          <w:bCs/>
          <w:sz w:val="22"/>
          <w:szCs w:val="22"/>
        </w:rPr>
      </w:pPr>
    </w:p>
    <w:p w14:paraId="73D2FD79" w14:textId="77777777" w:rsidR="00E525E2" w:rsidRDefault="00E525E2" w:rsidP="00E525E2">
      <w:pPr>
        <w:pStyle w:val="HTMLPreformatted"/>
        <w:rPr>
          <w:ins w:id="80" w:author="Pacella, Christina (DEC)" w:date="2025-04-29T12:00:00Z"/>
          <w:rFonts w:ascii="Garamond" w:eastAsia="Times New Roman" w:hAnsi="Garamond" w:cs="Times New Roman"/>
          <w:b/>
          <w:bCs/>
          <w:sz w:val="22"/>
          <w:szCs w:val="22"/>
        </w:rPr>
      </w:pPr>
    </w:p>
    <w:p w14:paraId="5C006085" w14:textId="6CE566F3" w:rsidR="00E525E2" w:rsidRPr="004341A7" w:rsidRDefault="00E525E2" w:rsidP="00E525E2">
      <w:pPr>
        <w:pStyle w:val="HTMLPreformatted"/>
        <w:rPr>
          <w:ins w:id="81" w:author="Pacella, Christina (DEC)" w:date="2025-04-29T12:00:00Z"/>
          <w:rFonts w:ascii="Garamond" w:hAnsi="Garamond" w:cs="Times New Roman"/>
          <w:b/>
          <w:bCs/>
          <w:sz w:val="22"/>
          <w:szCs w:val="22"/>
        </w:rPr>
      </w:pPr>
      <w:ins w:id="82" w:author="Pacella, Christina (DEC)" w:date="2025-04-29T12:00:00Z">
        <w:r>
          <w:rPr>
            <w:rFonts w:ascii="Garamond" w:hAnsi="Garamond"/>
            <w:sz w:val="22"/>
            <w:szCs w:val="22"/>
          </w:rPr>
          <w:t>Data are collected in Eastern Standard Time (EST) for the entire year.</w:t>
        </w:r>
      </w:ins>
    </w:p>
    <w:p w14:paraId="3E9E8592" w14:textId="352C7E4C" w:rsidR="00501CD9" w:rsidRPr="00C836A9" w:rsidDel="00A12BD9" w:rsidRDefault="00E87CC3">
      <w:pPr>
        <w:ind w:right="540"/>
        <w:jc w:val="both"/>
        <w:rPr>
          <w:del w:id="83" w:author="Pacella, Christina (DEC)" w:date="2025-04-29T12:00:00Z"/>
          <w:rFonts w:ascii="Garamond" w:hAnsi="Garamond"/>
          <w:sz w:val="22"/>
          <w:szCs w:val="22"/>
        </w:rPr>
        <w:pPrChange w:id="84" w:author="Pacella, Christina (DEC)" w:date="2025-04-29T12:00:00Z">
          <w:pPr>
            <w:ind w:left="540" w:right="540"/>
            <w:jc w:val="both"/>
          </w:pPr>
        </w:pPrChange>
      </w:pPr>
      <w:del w:id="85" w:author="Pacella, Christina (DEC)" w:date="2025-04-29T12:00:00Z">
        <w:r w:rsidRPr="00C836A9" w:rsidDel="00A12BD9">
          <w:rPr>
            <w:rFonts w:ascii="Garamond" w:hAnsi="Garamond"/>
            <w:sz w:val="22"/>
            <w:szCs w:val="22"/>
          </w:rPr>
          <w:delText>Campbell Scientific data telemetry equipment was installed at the (</w:delText>
        </w:r>
        <w:r w:rsidRPr="00C836A9" w:rsidDel="00A12BD9">
          <w:rPr>
            <w:rFonts w:ascii="Garamond" w:hAnsi="Garamond"/>
            <w:i/>
            <w:sz w:val="22"/>
            <w:szCs w:val="22"/>
          </w:rPr>
          <w:delText>insert station name</w:delText>
        </w:r>
        <w:r w:rsidRPr="00C836A9" w:rsidDel="00A12BD9">
          <w:rPr>
            <w:rFonts w:ascii="Garamond" w:hAnsi="Garamond"/>
            <w:sz w:val="22"/>
            <w:szCs w:val="22"/>
          </w:rPr>
          <w:delText>) station on mm/dd/yy</w:delText>
        </w:r>
        <w:r w:rsidR="00341000" w:rsidDel="00A12BD9">
          <w:rPr>
            <w:rFonts w:ascii="Garamond" w:hAnsi="Garamond"/>
            <w:sz w:val="22"/>
            <w:szCs w:val="22"/>
          </w:rPr>
          <w:delText>yy</w:delText>
        </w:r>
        <w:r w:rsidRPr="00C836A9" w:rsidDel="00A12BD9">
          <w:rPr>
            <w:rFonts w:ascii="Garamond" w:hAnsi="Garamond"/>
            <w:sz w:val="22"/>
            <w:szCs w:val="22"/>
          </w:rPr>
          <w:delText xml:space="preserve"> and transmits data to the NOAA GOES satellite, NESDIS ID #XXXXXXXX.  (Where XXXXXXXX is the GOES ID for that particular station.)  The transmissions are scheduled hourly</w:delText>
        </w:r>
        <w:r w:rsidR="005D17FD" w:rsidDel="00A12BD9">
          <w:rPr>
            <w:rFonts w:ascii="Garamond" w:hAnsi="Garamond"/>
            <w:sz w:val="22"/>
            <w:szCs w:val="22"/>
          </w:rPr>
          <w:delText xml:space="preserve"> </w:delText>
        </w:r>
        <w:r w:rsidR="005D17FD" w:rsidRPr="005D17FD" w:rsidDel="00A12BD9">
          <w:rPr>
            <w:rFonts w:ascii="Garamond" w:hAnsi="Garamond"/>
            <w:sz w:val="22"/>
            <w:szCs w:val="22"/>
          </w:rPr>
          <w:delText xml:space="preserve">at </w:delText>
        </w:r>
        <w:r w:rsidR="005D17FD" w:rsidRPr="00F94948" w:rsidDel="00A12BD9">
          <w:rPr>
            <w:rFonts w:ascii="Garamond" w:hAnsi="Garamond"/>
            <w:b/>
            <w:sz w:val="22"/>
            <w:szCs w:val="22"/>
          </w:rPr>
          <w:delText>[insert transmission time]</w:delText>
        </w:r>
        <w:r w:rsidR="005D17FD" w:rsidRPr="005D17FD" w:rsidDel="00A12BD9">
          <w:rPr>
            <w:rFonts w:ascii="Garamond" w:hAnsi="Garamond"/>
            <w:sz w:val="22"/>
            <w:szCs w:val="22"/>
          </w:rPr>
          <w:delText xml:space="preserve"> after the hour</w:delText>
        </w:r>
        <w:r w:rsidRPr="00C836A9" w:rsidDel="00A12BD9">
          <w:rPr>
            <w:rFonts w:ascii="Garamond" w:hAnsi="Garamond"/>
            <w:sz w:val="22"/>
            <w:szCs w:val="22"/>
          </w:rPr>
          <w:delText xml:space="preserve"> and contain four (4) data sets reflecting fifteen minute data sampling intervals.  </w:delText>
        </w:r>
        <w:r w:rsidR="00501CD9" w:rsidRPr="00C836A9" w:rsidDel="00A12BD9">
          <w:rPr>
            <w:rFonts w:ascii="Garamond" w:hAnsi="Garamond"/>
            <w:sz w:val="22"/>
            <w:szCs w:val="22"/>
          </w:rPr>
          <w:delText xml:space="preserve">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delText>
        </w:r>
        <w:r w:rsidR="002D4A87" w:rsidDel="00A12BD9">
          <w:fldChar w:fldCharType="begin"/>
        </w:r>
        <w:r w:rsidR="002D4A87" w:rsidDel="00A12BD9">
          <w:delInstrText>HYPERLINK "http://cdmo.baruch.sc.edu/" \o "blocked::http://cdmo.baruch.sc.edu/"</w:delInstrText>
        </w:r>
        <w:r w:rsidR="002D4A87" w:rsidDel="00A12BD9">
          <w:fldChar w:fldCharType="separate"/>
        </w:r>
        <w:r w:rsidR="00501CD9" w:rsidRPr="00CC1D81" w:rsidDel="00A12BD9">
          <w:rPr>
            <w:rStyle w:val="Hyperlink"/>
            <w:rFonts w:ascii="Garamond" w:hAnsi="Garamond"/>
            <w:color w:val="auto"/>
            <w:sz w:val="22"/>
            <w:szCs w:val="22"/>
          </w:rPr>
          <w:delText>http://cdmo.baruch.sc.edu</w:delText>
        </w:r>
        <w:r w:rsidR="002D4A87" w:rsidDel="00A12BD9">
          <w:rPr>
            <w:rStyle w:val="Hyperlink"/>
            <w:rFonts w:ascii="Garamond" w:hAnsi="Garamond"/>
            <w:color w:val="auto"/>
            <w:sz w:val="22"/>
            <w:szCs w:val="22"/>
          </w:rPr>
          <w:fldChar w:fldCharType="end"/>
        </w:r>
        <w:r w:rsidR="00501CD9" w:rsidRPr="00CC1D81" w:rsidDel="00A12BD9">
          <w:rPr>
            <w:rFonts w:ascii="Garamond" w:hAnsi="Garamond"/>
            <w:sz w:val="22"/>
            <w:szCs w:val="22"/>
          </w:rPr>
          <w:delText>.</w:delText>
        </w:r>
      </w:del>
    </w:p>
    <w:p w14:paraId="627701FC" w14:textId="77777777" w:rsidR="00901ACE" w:rsidRDefault="00901ACE">
      <w:pPr>
        <w:ind w:right="900"/>
        <w:jc w:val="both"/>
        <w:rPr>
          <w:sz w:val="20"/>
          <w:szCs w:val="20"/>
        </w:rPr>
        <w:pPrChange w:id="86" w:author="Pacella, Christina (DEC)" w:date="2025-04-29T12:00:00Z">
          <w:pPr>
            <w:ind w:left="540" w:right="900"/>
            <w:jc w:val="both"/>
          </w:pPr>
        </w:pPrChange>
      </w:pPr>
    </w:p>
    <w:p w14:paraId="0A94197C" w14:textId="240C8B78" w:rsidR="00746B3B" w:rsidDel="00E525E2" w:rsidRDefault="00901ACE" w:rsidP="00956AD9">
      <w:pPr>
        <w:ind w:left="540"/>
        <w:jc w:val="both"/>
        <w:rPr>
          <w:del w:id="87" w:author="Pacella, Christina (DEC)" w:date="2025-04-29T12:00:00Z"/>
          <w:rFonts w:ascii="Garamond" w:hAnsi="Garamond"/>
          <w:sz w:val="22"/>
          <w:szCs w:val="22"/>
          <w:u w:val="single"/>
        </w:rPr>
      </w:pPr>
      <w:del w:id="88" w:author="Pacella, Christina (DEC)" w:date="2025-04-29T12:00:00Z">
        <w:r w:rsidRPr="00901ACE" w:rsidDel="00E525E2">
          <w:rPr>
            <w:rFonts w:ascii="Garamond" w:hAnsi="Garamond"/>
            <w:sz w:val="22"/>
            <w:szCs w:val="22"/>
            <w:u w:val="single"/>
          </w:rPr>
          <w:delText>Include the following or similar data collection information:</w:delText>
        </w:r>
      </w:del>
    </w:p>
    <w:p w14:paraId="6EA263F7" w14:textId="250A5BAF" w:rsidR="00901ACE" w:rsidRPr="00901ACE" w:rsidRDefault="00901ACE" w:rsidP="00956AD9">
      <w:pPr>
        <w:ind w:left="540"/>
        <w:rPr>
          <w:rFonts w:ascii="Garamond" w:hAnsi="Garamond"/>
          <w:sz w:val="22"/>
          <w:szCs w:val="22"/>
        </w:rPr>
      </w:pPr>
      <w:r w:rsidRPr="00901ACE">
        <w:rPr>
          <w:rFonts w:ascii="Garamond" w:hAnsi="Garamond"/>
          <w:sz w:val="22"/>
          <w:szCs w:val="22"/>
        </w:rPr>
        <w:t xml:space="preserve">The </w:t>
      </w:r>
      <w:r w:rsidR="000134DF" w:rsidRPr="00901ACE">
        <w:rPr>
          <w:rFonts w:ascii="Garamond" w:hAnsi="Garamond"/>
          <w:sz w:val="22"/>
          <w:szCs w:val="22"/>
        </w:rPr>
        <w:t>15-minute</w:t>
      </w:r>
      <w:r w:rsidRPr="00901ACE">
        <w:rPr>
          <w:rFonts w:ascii="Garamond" w:hAnsi="Garamond"/>
          <w:sz w:val="22"/>
          <w:szCs w:val="22"/>
        </w:rPr>
        <w:t xml:space="preserve"> </w:t>
      </w:r>
      <w:r w:rsidR="000134DF">
        <w:rPr>
          <w:rFonts w:ascii="Garamond" w:hAnsi="Garamond"/>
          <w:sz w:val="22"/>
          <w:szCs w:val="22"/>
        </w:rPr>
        <w:t>d</w:t>
      </w:r>
      <w:r w:rsidRPr="00901ACE">
        <w:rPr>
          <w:rFonts w:ascii="Garamond" w:hAnsi="Garamond"/>
          <w:sz w:val="22"/>
          <w:szCs w:val="22"/>
        </w:rPr>
        <w:t xml:space="preserve">ata are collected in the following formats for the </w:t>
      </w:r>
      <w:del w:id="89" w:author="Pacella, Christina (DEC)" w:date="2025-04-29T12:00:00Z">
        <w:r w:rsidRPr="00901ACE" w:rsidDel="00E525E2">
          <w:rPr>
            <w:rFonts w:ascii="Garamond" w:hAnsi="Garamond"/>
            <w:b/>
            <w:sz w:val="22"/>
            <w:szCs w:val="22"/>
          </w:rPr>
          <w:delText>CR1000</w:delText>
        </w:r>
        <w:r w:rsidR="00F97C0E" w:rsidDel="00E525E2">
          <w:rPr>
            <w:rFonts w:ascii="Garamond" w:hAnsi="Garamond"/>
            <w:b/>
            <w:sz w:val="22"/>
            <w:szCs w:val="22"/>
          </w:rPr>
          <w:delText>/</w:delText>
        </w:r>
      </w:del>
      <w:r w:rsidR="00F97C0E">
        <w:rPr>
          <w:rFonts w:ascii="Garamond" w:hAnsi="Garamond"/>
          <w:b/>
          <w:sz w:val="22"/>
          <w:szCs w:val="22"/>
        </w:rPr>
        <w:t>CR1000X</w:t>
      </w:r>
      <w:r w:rsidRPr="00901ACE">
        <w:rPr>
          <w:rFonts w:ascii="Garamond" w:hAnsi="Garamond"/>
          <w:sz w:val="22"/>
          <w:szCs w:val="22"/>
        </w:rPr>
        <w:t>:</w:t>
      </w:r>
    </w:p>
    <w:p w14:paraId="340C800B" w14:textId="77777777" w:rsidR="00F10924" w:rsidRPr="00901ACE" w:rsidRDefault="00F10924" w:rsidP="00F10924">
      <w:pPr>
        <w:ind w:left="720"/>
        <w:jc w:val="both"/>
        <w:rPr>
          <w:ins w:id="90" w:author="Pacella, Christina (DEC)" w:date="2025-04-29T12:01:00Z"/>
          <w:rFonts w:ascii="Garamond" w:hAnsi="Garamond"/>
          <w:sz w:val="22"/>
          <w:szCs w:val="22"/>
        </w:rPr>
      </w:pPr>
      <w:ins w:id="91" w:author="Pacella, Christina (DEC)" w:date="2025-04-29T12:01:00Z">
        <w:r w:rsidRPr="00901ACE">
          <w:rPr>
            <w:rFonts w:ascii="Garamond" w:hAnsi="Garamond"/>
            <w:sz w:val="22"/>
            <w:szCs w:val="22"/>
          </w:rPr>
          <w:t xml:space="preserve">Averages from 5-second data:  </w:t>
        </w:r>
      </w:ins>
    </w:p>
    <w:p w14:paraId="5E990202" w14:textId="77777777" w:rsidR="00F10924" w:rsidRPr="00901ACE" w:rsidRDefault="00F10924" w:rsidP="00F10924">
      <w:pPr>
        <w:ind w:left="1080"/>
        <w:jc w:val="both"/>
        <w:rPr>
          <w:ins w:id="92" w:author="Pacella, Christina (DEC)" w:date="2025-04-29T12:01:00Z"/>
          <w:rFonts w:ascii="Garamond" w:hAnsi="Garamond"/>
          <w:sz w:val="22"/>
          <w:szCs w:val="22"/>
        </w:rPr>
      </w:pPr>
      <w:ins w:id="93" w:author="Pacella, Christina (DEC)" w:date="2025-04-29T12:01:00Z">
        <w:r w:rsidRPr="00901ACE">
          <w:rPr>
            <w:rFonts w:ascii="Garamond" w:hAnsi="Garamond"/>
            <w:sz w:val="22"/>
            <w:szCs w:val="22"/>
          </w:rPr>
          <w:t>Air Temperature (°C), Relative Humidity (%), Barometric Pressure (mb), Wind Speed (m/s), Wind Direction (degrees), Battery Voltage (volts)</w:t>
        </w:r>
      </w:ins>
    </w:p>
    <w:p w14:paraId="2EEEE2AA" w14:textId="77777777" w:rsidR="00F10924" w:rsidRPr="00901ACE" w:rsidRDefault="00F10924" w:rsidP="00F10924">
      <w:pPr>
        <w:ind w:left="1080" w:hanging="360"/>
        <w:jc w:val="both"/>
        <w:rPr>
          <w:ins w:id="94" w:author="Pacella, Christina (DEC)" w:date="2025-04-29T12:01:00Z"/>
          <w:rFonts w:ascii="Garamond" w:hAnsi="Garamond"/>
          <w:sz w:val="22"/>
          <w:szCs w:val="22"/>
        </w:rPr>
      </w:pPr>
      <w:ins w:id="95" w:author="Pacella, Christina (DEC)" w:date="2025-04-29T12:01:00Z">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ins>
    </w:p>
    <w:p w14:paraId="1D7A68BB" w14:textId="77777777" w:rsidR="00F10924" w:rsidRPr="00BB4204" w:rsidRDefault="00F10924" w:rsidP="00F10924">
      <w:pPr>
        <w:ind w:left="1080" w:hanging="360"/>
        <w:jc w:val="both"/>
        <w:rPr>
          <w:ins w:id="96" w:author="Pacella, Christina (DEC)" w:date="2025-04-29T12:01:00Z"/>
          <w:rFonts w:ascii="Garamond" w:hAnsi="Garamond"/>
          <w:sz w:val="22"/>
          <w:szCs w:val="22"/>
        </w:rPr>
      </w:pPr>
      <w:ins w:id="97" w:author="Pacella, Christina (DEC)" w:date="2025-04-29T12:01:00Z">
        <w:r w:rsidRPr="00BB4204">
          <w:rPr>
            <w:rFonts w:ascii="Garamond" w:hAnsi="Garamond"/>
            <w:sz w:val="22"/>
            <w:szCs w:val="22"/>
          </w:rPr>
          <w:t>Maximum Wind Speed (m/s) and time from 5-second data</w:t>
        </w:r>
      </w:ins>
    </w:p>
    <w:p w14:paraId="7C1080A8" w14:textId="77777777" w:rsidR="00F10924" w:rsidRPr="00BB4204" w:rsidRDefault="00F10924" w:rsidP="00F10924">
      <w:pPr>
        <w:ind w:left="1080" w:hanging="360"/>
        <w:jc w:val="both"/>
        <w:rPr>
          <w:ins w:id="98" w:author="Pacella, Christina (DEC)" w:date="2025-04-29T12:01:00Z"/>
          <w:rFonts w:ascii="Garamond" w:hAnsi="Garamond"/>
          <w:sz w:val="22"/>
          <w:szCs w:val="22"/>
        </w:rPr>
      </w:pPr>
      <w:ins w:id="99" w:author="Pacella, Christina (DEC)" w:date="2025-04-29T12:01:00Z">
        <w:r w:rsidRPr="00BB4204">
          <w:rPr>
            <w:rFonts w:ascii="Garamond" w:hAnsi="Garamond"/>
            <w:sz w:val="22"/>
            <w:szCs w:val="22"/>
          </w:rPr>
          <w:t>Wind Direction Standard Deviation (degrees)</w:t>
        </w:r>
      </w:ins>
    </w:p>
    <w:p w14:paraId="2024AC1D" w14:textId="77777777" w:rsidR="00F10924" w:rsidRPr="00BB4204" w:rsidRDefault="00F10924" w:rsidP="00F10924">
      <w:pPr>
        <w:ind w:left="720"/>
        <w:jc w:val="both"/>
        <w:rPr>
          <w:ins w:id="100" w:author="Pacella, Christina (DEC)" w:date="2025-04-29T12:01:00Z"/>
          <w:rFonts w:ascii="Garamond" w:hAnsi="Garamond"/>
          <w:sz w:val="22"/>
          <w:szCs w:val="22"/>
        </w:rPr>
      </w:pPr>
      <w:ins w:id="101" w:author="Pacella, Christina (DEC)" w:date="2025-04-29T12:01:00Z">
        <w:r w:rsidRPr="00BB4204">
          <w:rPr>
            <w:rFonts w:ascii="Garamond" w:hAnsi="Garamond"/>
            <w:sz w:val="22"/>
            <w:szCs w:val="22"/>
          </w:rPr>
          <w:t xml:space="preserve">Totals:  </w:t>
        </w:r>
      </w:ins>
    </w:p>
    <w:p w14:paraId="39EB8A69" w14:textId="77777777" w:rsidR="00F10924" w:rsidRPr="00BB4204" w:rsidRDefault="00F10924" w:rsidP="00F10924">
      <w:pPr>
        <w:spacing w:after="120"/>
        <w:ind w:left="1080"/>
        <w:jc w:val="both"/>
        <w:rPr>
          <w:ins w:id="102" w:author="Pacella, Christina (DEC)" w:date="2025-04-29T12:01:00Z"/>
          <w:rFonts w:ascii="Garamond" w:hAnsi="Garamond"/>
          <w:sz w:val="22"/>
          <w:szCs w:val="22"/>
        </w:rPr>
      </w:pPr>
      <w:ins w:id="103" w:author="Pacella, Christina (DEC)" w:date="2025-04-29T12:01:00Z">
        <w:r w:rsidRPr="00BB4204">
          <w:rPr>
            <w:rFonts w:ascii="Garamond" w:hAnsi="Garamond"/>
            <w:sz w:val="22"/>
            <w:szCs w:val="22"/>
          </w:rPr>
          <w:t>Precipitation (mm), PAR (millimoles/m</w:t>
        </w:r>
        <w:r w:rsidRPr="00BB4204">
          <w:rPr>
            <w:rFonts w:ascii="Garamond" w:hAnsi="Garamond"/>
            <w:sz w:val="22"/>
            <w:szCs w:val="22"/>
            <w:vertAlign w:val="superscript"/>
          </w:rPr>
          <w:t>2</w:t>
        </w:r>
        <w:r w:rsidRPr="00BB4204">
          <w:rPr>
            <w:rFonts w:ascii="Garamond" w:hAnsi="Garamond"/>
            <w:sz w:val="22"/>
            <w:szCs w:val="22"/>
          </w:rPr>
          <w:t>), and Cumulative Precipitation (mm) (Cumulative precipitation is no longer available via export from the CDMO.  Please contact the reserve or the CDMO for more information or to obtain these data.)</w:t>
        </w:r>
      </w:ins>
    </w:p>
    <w:p w14:paraId="66E1E43A" w14:textId="164995C2" w:rsidR="00901ACE" w:rsidRPr="00901ACE" w:rsidDel="00F10924" w:rsidRDefault="00901ACE">
      <w:pPr>
        <w:jc w:val="both"/>
        <w:rPr>
          <w:del w:id="104" w:author="Pacella, Christina (DEC)" w:date="2025-04-29T12:01:00Z"/>
          <w:rFonts w:ascii="Garamond" w:hAnsi="Garamond"/>
          <w:sz w:val="22"/>
          <w:szCs w:val="22"/>
        </w:rPr>
        <w:pPrChange w:id="105" w:author="Pacella, Christina (DEC)" w:date="2025-04-29T12:01:00Z">
          <w:pPr>
            <w:ind w:left="720"/>
            <w:jc w:val="both"/>
          </w:pPr>
        </w:pPrChange>
      </w:pPr>
      <w:del w:id="106" w:author="Pacella, Christina (DEC)" w:date="2025-04-29T12:01:00Z">
        <w:r w:rsidRPr="00901ACE" w:rsidDel="00F10924">
          <w:rPr>
            <w:rFonts w:ascii="Garamond" w:hAnsi="Garamond"/>
            <w:sz w:val="22"/>
            <w:szCs w:val="22"/>
          </w:rPr>
          <w:delText xml:space="preserve">Averages from 5-second data:  </w:delText>
        </w:r>
      </w:del>
    </w:p>
    <w:p w14:paraId="02FD7BB0" w14:textId="0079492B" w:rsidR="00901ACE" w:rsidRPr="00901ACE" w:rsidDel="00F10924" w:rsidRDefault="00901ACE">
      <w:pPr>
        <w:jc w:val="both"/>
        <w:rPr>
          <w:del w:id="107" w:author="Pacella, Christina (DEC)" w:date="2025-04-29T12:01:00Z"/>
          <w:rFonts w:ascii="Garamond" w:hAnsi="Garamond"/>
          <w:sz w:val="22"/>
          <w:szCs w:val="22"/>
        </w:rPr>
        <w:pPrChange w:id="108" w:author="Pacella, Christina (DEC)" w:date="2025-04-29T12:01:00Z">
          <w:pPr>
            <w:ind w:left="1080"/>
            <w:jc w:val="both"/>
          </w:pPr>
        </w:pPrChange>
      </w:pPr>
      <w:del w:id="109" w:author="Pacella, Christina (DEC)" w:date="2025-04-29T12:01:00Z">
        <w:r w:rsidRPr="00901ACE" w:rsidDel="00F10924">
          <w:rPr>
            <w:rFonts w:ascii="Garamond" w:hAnsi="Garamond"/>
            <w:sz w:val="22"/>
            <w:szCs w:val="22"/>
          </w:rPr>
          <w:delText>Temperature (°C), Relative Humidity (%), Barometric Pressure (mb), Wind Speed (m/s), Wind Direction (degrees), Battery Voltage (volts)</w:delText>
        </w:r>
      </w:del>
    </w:p>
    <w:p w14:paraId="517EB0A8" w14:textId="15213D10" w:rsidR="00901ACE" w:rsidRPr="00901ACE" w:rsidDel="00F10924" w:rsidRDefault="00901ACE">
      <w:pPr>
        <w:ind w:hanging="360"/>
        <w:jc w:val="both"/>
        <w:rPr>
          <w:del w:id="110" w:author="Pacella, Christina (DEC)" w:date="2025-04-29T12:01:00Z"/>
          <w:rFonts w:ascii="Garamond" w:hAnsi="Garamond"/>
          <w:sz w:val="22"/>
          <w:szCs w:val="22"/>
        </w:rPr>
        <w:pPrChange w:id="111" w:author="Pacella, Christina (DEC)" w:date="2025-04-29T12:01:00Z">
          <w:pPr>
            <w:ind w:left="1080" w:hanging="360"/>
            <w:jc w:val="both"/>
          </w:pPr>
        </w:pPrChange>
      </w:pPr>
      <w:del w:id="112" w:author="Pacella, Christina (DEC)" w:date="2025-04-29T12:01:00Z">
        <w:r w:rsidRPr="00901ACE" w:rsidDel="00F10924">
          <w:rPr>
            <w:rFonts w:ascii="Garamond" w:hAnsi="Garamond"/>
            <w:sz w:val="22"/>
            <w:szCs w:val="22"/>
          </w:rPr>
          <w:delText>Maximum</w:delText>
        </w:r>
        <w:r w:rsidR="00746B3B" w:rsidDel="00F10924">
          <w:rPr>
            <w:rFonts w:ascii="Garamond" w:hAnsi="Garamond"/>
            <w:sz w:val="22"/>
            <w:szCs w:val="22"/>
          </w:rPr>
          <w:delText xml:space="preserve"> and </w:delText>
        </w:r>
        <w:r w:rsidR="00746B3B" w:rsidRPr="00901ACE" w:rsidDel="00F10924">
          <w:rPr>
            <w:rFonts w:ascii="Garamond" w:hAnsi="Garamond"/>
            <w:sz w:val="22"/>
            <w:szCs w:val="22"/>
          </w:rPr>
          <w:delText>Minimum</w:delText>
        </w:r>
        <w:r w:rsidR="00746B3B" w:rsidDel="00F10924">
          <w:rPr>
            <w:rFonts w:ascii="Garamond" w:hAnsi="Garamond"/>
            <w:sz w:val="22"/>
            <w:szCs w:val="22"/>
          </w:rPr>
          <w:delText xml:space="preserve"> </w:delText>
        </w:r>
        <w:r w:rsidR="00746B3B" w:rsidRPr="00901ACE" w:rsidDel="00F10924">
          <w:rPr>
            <w:rFonts w:ascii="Garamond" w:hAnsi="Garamond"/>
            <w:sz w:val="22"/>
            <w:szCs w:val="22"/>
          </w:rPr>
          <w:delText>Temperature (°C)</w:delText>
        </w:r>
        <w:r w:rsidR="00746B3B" w:rsidDel="00F10924">
          <w:rPr>
            <w:rFonts w:ascii="Garamond" w:hAnsi="Garamond"/>
            <w:sz w:val="22"/>
            <w:szCs w:val="22"/>
          </w:rPr>
          <w:delText xml:space="preserve"> </w:delText>
        </w:r>
        <w:r w:rsidRPr="00901ACE" w:rsidDel="00F10924">
          <w:rPr>
            <w:rFonts w:ascii="Garamond" w:hAnsi="Garamond"/>
            <w:sz w:val="22"/>
            <w:szCs w:val="22"/>
          </w:rPr>
          <w:delText xml:space="preserve">and their times from 5-second data </w:delText>
        </w:r>
        <w:r w:rsidR="00746B3B" w:rsidDel="00F10924">
          <w:rPr>
            <w:rFonts w:ascii="Garamond" w:hAnsi="Garamond"/>
            <w:sz w:val="22"/>
            <w:szCs w:val="22"/>
          </w:rPr>
          <w:delText xml:space="preserve">(these data are available from the </w:delText>
        </w:r>
        <w:r w:rsidR="00CC206D" w:rsidDel="00F10924">
          <w:rPr>
            <w:rFonts w:ascii="Garamond" w:hAnsi="Garamond"/>
            <w:sz w:val="22"/>
            <w:szCs w:val="22"/>
          </w:rPr>
          <w:delText>reserve</w:delText>
        </w:r>
        <w:r w:rsidR="00746B3B" w:rsidDel="00F10924">
          <w:rPr>
            <w:rFonts w:ascii="Garamond" w:hAnsi="Garamond"/>
            <w:sz w:val="22"/>
            <w:szCs w:val="22"/>
          </w:rPr>
          <w:delText>)</w:delText>
        </w:r>
      </w:del>
    </w:p>
    <w:p w14:paraId="044BECD6" w14:textId="3161B677" w:rsidR="00746B3B" w:rsidDel="00F10924" w:rsidRDefault="00746B3B">
      <w:pPr>
        <w:ind w:hanging="360"/>
        <w:jc w:val="both"/>
        <w:rPr>
          <w:del w:id="113" w:author="Pacella, Christina (DEC)" w:date="2025-04-29T12:01:00Z"/>
          <w:rFonts w:ascii="Garamond" w:hAnsi="Garamond"/>
          <w:sz w:val="22"/>
          <w:szCs w:val="22"/>
        </w:rPr>
        <w:pPrChange w:id="114" w:author="Pacella, Christina (DEC)" w:date="2025-04-29T12:01:00Z">
          <w:pPr>
            <w:ind w:left="1080" w:hanging="360"/>
            <w:jc w:val="both"/>
          </w:pPr>
        </w:pPrChange>
      </w:pPr>
      <w:del w:id="115" w:author="Pacella, Christina (DEC)" w:date="2025-04-29T12:01:00Z">
        <w:r w:rsidDel="00F10924">
          <w:rPr>
            <w:rFonts w:ascii="Garamond" w:hAnsi="Garamond"/>
            <w:sz w:val="22"/>
            <w:szCs w:val="22"/>
          </w:rPr>
          <w:delText xml:space="preserve">Maximum </w:delText>
        </w:r>
        <w:r w:rsidR="00901ACE" w:rsidRPr="00901ACE" w:rsidDel="00F10924">
          <w:rPr>
            <w:rFonts w:ascii="Garamond" w:hAnsi="Garamond"/>
            <w:sz w:val="22"/>
            <w:szCs w:val="22"/>
          </w:rPr>
          <w:delText xml:space="preserve">Wind Speed (m/s) </w:delText>
        </w:r>
        <w:r w:rsidR="002B2239" w:rsidDel="00F10924">
          <w:rPr>
            <w:rFonts w:ascii="Garamond" w:hAnsi="Garamond"/>
            <w:sz w:val="22"/>
            <w:szCs w:val="22"/>
          </w:rPr>
          <w:delText xml:space="preserve">and time </w:delText>
        </w:r>
        <w:r w:rsidRPr="00901ACE" w:rsidDel="00F10924">
          <w:rPr>
            <w:rFonts w:ascii="Garamond" w:hAnsi="Garamond"/>
            <w:sz w:val="22"/>
            <w:szCs w:val="22"/>
          </w:rPr>
          <w:delText>from 5-second data</w:delText>
        </w:r>
      </w:del>
    </w:p>
    <w:p w14:paraId="6FC98303" w14:textId="34289586" w:rsidR="00450ED8" w:rsidRPr="00901ACE" w:rsidDel="00F10924" w:rsidRDefault="00450ED8">
      <w:pPr>
        <w:ind w:hanging="360"/>
        <w:jc w:val="both"/>
        <w:rPr>
          <w:del w:id="116" w:author="Pacella, Christina (DEC)" w:date="2025-04-29T12:01:00Z"/>
          <w:rFonts w:ascii="Garamond" w:hAnsi="Garamond"/>
          <w:sz w:val="22"/>
          <w:szCs w:val="22"/>
        </w:rPr>
        <w:pPrChange w:id="117" w:author="Pacella, Christina (DEC)" w:date="2025-04-29T12:01:00Z">
          <w:pPr>
            <w:ind w:left="1080" w:hanging="360"/>
            <w:jc w:val="both"/>
          </w:pPr>
        </w:pPrChange>
      </w:pPr>
      <w:del w:id="118" w:author="Pacella, Christina (DEC)" w:date="2025-04-29T12:01:00Z">
        <w:r w:rsidRPr="00901ACE" w:rsidDel="00F10924">
          <w:rPr>
            <w:rFonts w:ascii="Garamond" w:hAnsi="Garamond"/>
            <w:sz w:val="22"/>
            <w:szCs w:val="22"/>
          </w:rPr>
          <w:delText>Wind Direction Standard Deviation (degrees)</w:delText>
        </w:r>
      </w:del>
    </w:p>
    <w:p w14:paraId="20B40FEA" w14:textId="6F5766D4" w:rsidR="00C5661E" w:rsidDel="00F10924" w:rsidRDefault="00901ACE">
      <w:pPr>
        <w:jc w:val="both"/>
        <w:rPr>
          <w:del w:id="119" w:author="Pacella, Christina (DEC)" w:date="2025-04-29T12:01:00Z"/>
          <w:rFonts w:ascii="Garamond" w:hAnsi="Garamond"/>
          <w:sz w:val="22"/>
          <w:szCs w:val="22"/>
        </w:rPr>
        <w:pPrChange w:id="120" w:author="Pacella, Christina (DEC)" w:date="2025-04-29T12:01:00Z">
          <w:pPr>
            <w:ind w:left="720"/>
            <w:jc w:val="both"/>
          </w:pPr>
        </w:pPrChange>
      </w:pPr>
      <w:del w:id="121" w:author="Pacella, Christina (DEC)" w:date="2025-04-29T12:01:00Z">
        <w:r w:rsidRPr="00901ACE" w:rsidDel="00F10924">
          <w:rPr>
            <w:rFonts w:ascii="Garamond" w:hAnsi="Garamond"/>
            <w:sz w:val="22"/>
            <w:szCs w:val="22"/>
          </w:rPr>
          <w:delText xml:space="preserve">Totals:  </w:delText>
        </w:r>
      </w:del>
    </w:p>
    <w:p w14:paraId="36D3475F" w14:textId="0374D498" w:rsidR="00901ACE" w:rsidDel="00F10924" w:rsidRDefault="00901ACE">
      <w:pPr>
        <w:jc w:val="both"/>
        <w:rPr>
          <w:del w:id="122" w:author="Pacella, Christina (DEC)" w:date="2025-04-29T12:01:00Z"/>
          <w:rFonts w:ascii="Garamond" w:hAnsi="Garamond"/>
          <w:sz w:val="22"/>
          <w:szCs w:val="22"/>
        </w:rPr>
        <w:pPrChange w:id="123" w:author="Pacella, Christina (DEC)" w:date="2025-04-29T12:01:00Z">
          <w:pPr>
            <w:ind w:left="1080"/>
            <w:jc w:val="both"/>
          </w:pPr>
        </w:pPrChange>
      </w:pPr>
      <w:del w:id="124" w:author="Pacella, Christina (DEC)" w:date="2025-04-29T12:01:00Z">
        <w:r w:rsidRPr="00901ACE" w:rsidDel="00F10924">
          <w:rPr>
            <w:rFonts w:ascii="Garamond" w:hAnsi="Garamond"/>
            <w:sz w:val="22"/>
            <w:szCs w:val="22"/>
          </w:rPr>
          <w:delText>Precipitation (mm)</w:delText>
        </w:r>
        <w:r w:rsidDel="00F10924">
          <w:rPr>
            <w:rFonts w:ascii="Garamond" w:hAnsi="Garamond"/>
            <w:sz w:val="22"/>
            <w:szCs w:val="22"/>
          </w:rPr>
          <w:delText xml:space="preserve">, </w:delText>
        </w:r>
        <w:r w:rsidRPr="00901ACE" w:rsidDel="00F10924">
          <w:rPr>
            <w:rFonts w:ascii="Garamond" w:hAnsi="Garamond"/>
            <w:sz w:val="22"/>
            <w:szCs w:val="22"/>
          </w:rPr>
          <w:delText>PAR (millimoles/m</w:delText>
        </w:r>
        <w:r w:rsidRPr="00901ACE" w:rsidDel="00F10924">
          <w:rPr>
            <w:rFonts w:ascii="Garamond" w:hAnsi="Garamond"/>
            <w:sz w:val="22"/>
            <w:szCs w:val="22"/>
            <w:vertAlign w:val="superscript"/>
          </w:rPr>
          <w:delText>2</w:delText>
        </w:r>
        <w:r w:rsidRPr="00901ACE" w:rsidDel="00F10924">
          <w:rPr>
            <w:rFonts w:ascii="Garamond" w:hAnsi="Garamond"/>
            <w:sz w:val="22"/>
            <w:szCs w:val="22"/>
          </w:rPr>
          <w:delText>)</w:delText>
        </w:r>
        <w:r w:rsidDel="00F10924">
          <w:rPr>
            <w:rFonts w:ascii="Garamond" w:hAnsi="Garamond"/>
            <w:sz w:val="22"/>
            <w:szCs w:val="22"/>
          </w:rPr>
          <w:delText>, and Cumulative Precipitation (mm)</w:delText>
        </w:r>
        <w:r w:rsidR="00A40B98" w:rsidDel="00F10924">
          <w:rPr>
            <w:rFonts w:ascii="Garamond" w:hAnsi="Garamond"/>
            <w:sz w:val="22"/>
            <w:szCs w:val="22"/>
          </w:rPr>
          <w:delText xml:space="preserve"> </w:delText>
        </w:r>
        <w:r w:rsidR="00A40B98" w:rsidRPr="00A40B98" w:rsidDel="00F10924">
          <w:rPr>
            <w:rFonts w:ascii="Garamond" w:hAnsi="Garamond"/>
            <w:sz w:val="22"/>
            <w:szCs w:val="22"/>
          </w:rPr>
          <w:delText xml:space="preserve">(Cumulative precipitation is no longer available via export from the CDMO.  Please contact the </w:delText>
        </w:r>
        <w:r w:rsidR="00CC206D" w:rsidDel="00F10924">
          <w:rPr>
            <w:rFonts w:ascii="Garamond" w:hAnsi="Garamond"/>
            <w:sz w:val="22"/>
            <w:szCs w:val="22"/>
          </w:rPr>
          <w:delText>r</w:delText>
        </w:r>
        <w:r w:rsidR="00CC206D" w:rsidRPr="00A40B98" w:rsidDel="00F10924">
          <w:rPr>
            <w:rFonts w:ascii="Garamond" w:hAnsi="Garamond"/>
            <w:sz w:val="22"/>
            <w:szCs w:val="22"/>
          </w:rPr>
          <w:delText xml:space="preserve">eserve </w:delText>
        </w:r>
        <w:r w:rsidR="00A40B98" w:rsidRPr="00A40B98" w:rsidDel="00F10924">
          <w:rPr>
            <w:rFonts w:ascii="Garamond" w:hAnsi="Garamond"/>
            <w:sz w:val="22"/>
            <w:szCs w:val="22"/>
          </w:rPr>
          <w:delText>or the CDMO for more information or to obtain these data.)</w:delText>
        </w:r>
      </w:del>
    </w:p>
    <w:p w14:paraId="6265C64D" w14:textId="77777777" w:rsidR="00A506D0" w:rsidRDefault="00A506D0">
      <w:pPr>
        <w:jc w:val="both"/>
        <w:rPr>
          <w:rFonts w:ascii="Garamond" w:hAnsi="Garamond"/>
          <w:sz w:val="22"/>
          <w:szCs w:val="22"/>
        </w:rPr>
        <w:pPrChange w:id="125" w:author="Pacella, Christina (DEC)" w:date="2025-04-29T12:01:00Z">
          <w:pPr>
            <w:ind w:left="1080"/>
            <w:jc w:val="both"/>
          </w:pPr>
        </w:pPrChange>
      </w:pPr>
    </w:p>
    <w:p w14:paraId="75755A0D" w14:textId="5B55E877" w:rsidR="00A506D0" w:rsidRPr="006C1461" w:rsidDel="00F10924" w:rsidRDefault="00A506D0" w:rsidP="00956AD9">
      <w:pPr>
        <w:ind w:left="540"/>
        <w:jc w:val="both"/>
        <w:rPr>
          <w:del w:id="126" w:author="Pacella, Christina (DEC)" w:date="2025-04-29T12:01:00Z"/>
          <w:rFonts w:ascii="Garamond" w:hAnsi="Garamond"/>
          <w:sz w:val="22"/>
          <w:szCs w:val="22"/>
          <w:u w:val="single"/>
        </w:rPr>
      </w:pPr>
      <w:del w:id="127" w:author="Pacella, Christina (DEC)" w:date="2025-04-29T12:01:00Z">
        <w:r w:rsidRPr="006C1461" w:rsidDel="00F10924">
          <w:rPr>
            <w:rFonts w:ascii="Garamond" w:hAnsi="Garamond"/>
            <w:sz w:val="22"/>
            <w:szCs w:val="22"/>
            <w:u w:val="single"/>
          </w:rPr>
          <w:delText xml:space="preserve">Include the following or similar </w:delText>
        </w:r>
        <w:r w:rsidR="00933D70" w:rsidDel="00F10924">
          <w:rPr>
            <w:rFonts w:ascii="Garamond" w:hAnsi="Garamond"/>
            <w:sz w:val="22"/>
            <w:szCs w:val="22"/>
            <w:u w:val="single"/>
          </w:rPr>
          <w:delText>calibration</w:delText>
        </w:r>
        <w:r w:rsidRPr="006C1461" w:rsidDel="00F10924">
          <w:rPr>
            <w:rFonts w:ascii="Garamond" w:hAnsi="Garamond"/>
            <w:sz w:val="22"/>
            <w:szCs w:val="22"/>
            <w:u w:val="single"/>
          </w:rPr>
          <w:delText xml:space="preserve"> information:</w:delText>
        </w:r>
      </w:del>
    </w:p>
    <w:p w14:paraId="320C9C02" w14:textId="77777777" w:rsidR="00A506D0" w:rsidRPr="006C1461" w:rsidRDefault="00A506D0" w:rsidP="005E6F3C">
      <w:pPr>
        <w:ind w:left="540"/>
        <w:rPr>
          <w:rFonts w:ascii="Garamond" w:hAnsi="Garamond"/>
          <w:sz w:val="22"/>
          <w:szCs w:val="22"/>
        </w:rPr>
      </w:pPr>
      <w:r w:rsidRPr="006C1461">
        <w:rPr>
          <w:rFonts w:ascii="Garamond" w:hAnsi="Garamond"/>
          <w:sz w:val="22"/>
          <w:szCs w:val="22"/>
        </w:rPr>
        <w:t>Recommended calibration frequency for the MET station sensors:</w:t>
      </w:r>
    </w:p>
    <w:p w14:paraId="28C9D929"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Temperature/Humidity- </w:t>
      </w:r>
      <w:r w:rsidR="00851053">
        <w:rPr>
          <w:rFonts w:ascii="Garamond" w:hAnsi="Garamond"/>
          <w:sz w:val="22"/>
          <w:szCs w:val="22"/>
        </w:rPr>
        <w:t>yearly</w:t>
      </w:r>
      <w:r w:rsidRPr="006C1461">
        <w:rPr>
          <w:rFonts w:ascii="Garamond" w:hAnsi="Garamond"/>
          <w:sz w:val="22"/>
          <w:szCs w:val="22"/>
        </w:rPr>
        <w:t xml:space="preserve"> recalibration</w:t>
      </w:r>
    </w:p>
    <w:p w14:paraId="629CCAF7"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t>
      </w:r>
      <w:r w:rsidR="00A40B98">
        <w:rPr>
          <w:rFonts w:ascii="Garamond" w:hAnsi="Garamond"/>
          <w:sz w:val="22"/>
          <w:szCs w:val="22"/>
        </w:rPr>
        <w:t>Precipitation</w:t>
      </w:r>
      <w:r w:rsidR="00A40B98" w:rsidRPr="006C1461">
        <w:rPr>
          <w:rFonts w:ascii="Garamond" w:hAnsi="Garamond"/>
          <w:sz w:val="22"/>
          <w:szCs w:val="22"/>
        </w:rPr>
        <w:t xml:space="preserve"> </w:t>
      </w:r>
      <w:r w:rsidRPr="006C1461">
        <w:rPr>
          <w:rFonts w:ascii="Garamond" w:hAnsi="Garamond"/>
          <w:sz w:val="22"/>
          <w:szCs w:val="22"/>
        </w:rPr>
        <w:t xml:space="preserve">Gauge- </w:t>
      </w:r>
      <w:r w:rsidR="00851053">
        <w:rPr>
          <w:rFonts w:ascii="Garamond" w:hAnsi="Garamond"/>
          <w:sz w:val="22"/>
          <w:szCs w:val="22"/>
        </w:rPr>
        <w:t>yearly</w:t>
      </w:r>
      <w:r w:rsidRPr="006C1461">
        <w:rPr>
          <w:rFonts w:ascii="Garamond" w:hAnsi="Garamond"/>
          <w:sz w:val="22"/>
          <w:szCs w:val="22"/>
        </w:rPr>
        <w:t xml:space="preserve"> recalibration</w:t>
      </w:r>
    </w:p>
    <w:p w14:paraId="3423541A" w14:textId="77777777" w:rsidR="00A506D0" w:rsidRPr="006C1461" w:rsidRDefault="00A506D0">
      <w:pPr>
        <w:ind w:left="540"/>
        <w:rPr>
          <w:rFonts w:ascii="Garamond" w:hAnsi="Garamond"/>
          <w:sz w:val="22"/>
          <w:szCs w:val="22"/>
        </w:rPr>
      </w:pPr>
      <w:r w:rsidRPr="006C1461">
        <w:rPr>
          <w:rFonts w:ascii="Garamond" w:hAnsi="Garamond"/>
          <w:sz w:val="22"/>
          <w:szCs w:val="22"/>
        </w:rPr>
        <w:t xml:space="preserve">- Wind Speed/Direction- </w:t>
      </w:r>
      <w:r w:rsidR="00851053">
        <w:rPr>
          <w:rFonts w:ascii="Garamond" w:hAnsi="Garamond"/>
          <w:sz w:val="22"/>
          <w:szCs w:val="22"/>
        </w:rPr>
        <w:t>yearly or every 2 years</w:t>
      </w:r>
      <w:r w:rsidRPr="006C1461">
        <w:rPr>
          <w:rFonts w:ascii="Garamond" w:hAnsi="Garamond"/>
          <w:sz w:val="22"/>
          <w:szCs w:val="22"/>
        </w:rPr>
        <w:t xml:space="preserve"> (depend</w:t>
      </w:r>
      <w:r>
        <w:rPr>
          <w:rFonts w:ascii="Garamond" w:hAnsi="Garamond"/>
          <w:sz w:val="22"/>
          <w:szCs w:val="22"/>
        </w:rPr>
        <w:t>ing</w:t>
      </w:r>
      <w:r w:rsidRPr="006C1461">
        <w:rPr>
          <w:rFonts w:ascii="Garamond" w:hAnsi="Garamond"/>
          <w:sz w:val="22"/>
          <w:szCs w:val="22"/>
        </w:rPr>
        <w:t xml:space="preserve"> on the sensor)</w:t>
      </w:r>
    </w:p>
    <w:p w14:paraId="4A5E3246" w14:textId="450A412D" w:rsidR="00A506D0" w:rsidRPr="006C1461" w:rsidRDefault="00A506D0">
      <w:pPr>
        <w:ind w:left="540"/>
        <w:rPr>
          <w:rFonts w:ascii="Garamond" w:hAnsi="Garamond"/>
          <w:sz w:val="22"/>
          <w:szCs w:val="22"/>
        </w:rPr>
      </w:pPr>
      <w:r w:rsidRPr="006C1461">
        <w:rPr>
          <w:rFonts w:ascii="Garamond" w:hAnsi="Garamond"/>
          <w:sz w:val="22"/>
          <w:szCs w:val="22"/>
        </w:rPr>
        <w:t xml:space="preserve">- Barometric Pressure- </w:t>
      </w:r>
      <w:r w:rsidR="00851053">
        <w:rPr>
          <w:rFonts w:ascii="Garamond" w:hAnsi="Garamond"/>
          <w:sz w:val="22"/>
          <w:szCs w:val="22"/>
        </w:rPr>
        <w:t>every 2 years</w:t>
      </w:r>
      <w:r w:rsidRPr="006C1461">
        <w:rPr>
          <w:rFonts w:ascii="Garamond" w:hAnsi="Garamond"/>
          <w:sz w:val="22"/>
          <w:szCs w:val="22"/>
        </w:rPr>
        <w:t xml:space="preserve"> recalibration</w:t>
      </w:r>
      <w:r w:rsidR="00435C0B" w:rsidRPr="00435C0B">
        <w:rPr>
          <w:rFonts w:ascii="Garamond" w:hAnsi="Garamond"/>
          <w:sz w:val="22"/>
          <w:szCs w:val="22"/>
        </w:rPr>
        <w:t xml:space="preserve"> </w:t>
      </w:r>
      <w:r w:rsidR="00435C0B">
        <w:rPr>
          <w:rFonts w:ascii="Garamond" w:hAnsi="Garamond"/>
          <w:sz w:val="22"/>
          <w:szCs w:val="22"/>
        </w:rPr>
        <w:t>CS-105 and CS – 106; yearly recalibration BaroVUE10</w:t>
      </w:r>
    </w:p>
    <w:p w14:paraId="1ABB968D" w14:textId="77777777" w:rsidR="00A506D0" w:rsidRDefault="00A506D0">
      <w:pPr>
        <w:ind w:left="540"/>
        <w:rPr>
          <w:rFonts w:ascii="Garamond" w:hAnsi="Garamond"/>
          <w:sz w:val="22"/>
          <w:szCs w:val="22"/>
        </w:rPr>
      </w:pPr>
      <w:r w:rsidRPr="006C1461">
        <w:rPr>
          <w:rFonts w:ascii="Garamond" w:hAnsi="Garamond"/>
          <w:sz w:val="22"/>
          <w:szCs w:val="22"/>
        </w:rPr>
        <w:t xml:space="preserve">- PAR- </w:t>
      </w:r>
      <w:r w:rsidR="00851053">
        <w:rPr>
          <w:rFonts w:ascii="Garamond" w:hAnsi="Garamond"/>
          <w:sz w:val="22"/>
          <w:szCs w:val="22"/>
        </w:rPr>
        <w:t>every 2 years</w:t>
      </w:r>
      <w:r w:rsidRPr="006C1461">
        <w:rPr>
          <w:rFonts w:ascii="Garamond" w:hAnsi="Garamond"/>
          <w:sz w:val="22"/>
          <w:szCs w:val="22"/>
        </w:rPr>
        <w:t xml:space="preserve"> recalibration</w:t>
      </w:r>
    </w:p>
    <w:p w14:paraId="298B6103" w14:textId="7AC3DBD8" w:rsidR="00AC26FE" w:rsidDel="00BE5568" w:rsidRDefault="00AC26FE" w:rsidP="00BE5568">
      <w:pPr>
        <w:ind w:left="540"/>
        <w:jc w:val="both"/>
        <w:rPr>
          <w:del w:id="128" w:author="Pacella, Christina (DEC)" w:date="2025-04-29T12:01:00Z"/>
          <w:rFonts w:ascii="Garamond" w:hAnsi="Garamond"/>
          <w:i/>
          <w:sz w:val="22"/>
          <w:szCs w:val="22"/>
        </w:rPr>
      </w:pPr>
      <w:r>
        <w:rPr>
          <w:sz w:val="20"/>
          <w:szCs w:val="20"/>
        </w:rPr>
        <w:t xml:space="preserve">- </w:t>
      </w:r>
      <w:del w:id="129" w:author="Pacella, Christina (DEC)" w:date="2025-04-29T12:01:00Z">
        <w:r w:rsidDel="00F10924">
          <w:rPr>
            <w:sz w:val="20"/>
            <w:szCs w:val="20"/>
          </w:rPr>
          <w:delText>CR1000</w:delText>
        </w:r>
        <w:r w:rsidR="00F97C0E" w:rsidDel="00F10924">
          <w:rPr>
            <w:sz w:val="20"/>
            <w:szCs w:val="20"/>
          </w:rPr>
          <w:delText>/</w:delText>
        </w:r>
      </w:del>
      <w:r w:rsidR="00F97C0E">
        <w:rPr>
          <w:sz w:val="20"/>
          <w:szCs w:val="20"/>
        </w:rPr>
        <w:t>CR1000X</w:t>
      </w:r>
      <w:r w:rsidR="005D17FD">
        <w:rPr>
          <w:sz w:val="20"/>
          <w:szCs w:val="20"/>
        </w:rPr>
        <w:t xml:space="preserve"> </w:t>
      </w:r>
      <w:r>
        <w:rPr>
          <w:sz w:val="20"/>
          <w:szCs w:val="20"/>
        </w:rPr>
        <w:t>-</w:t>
      </w:r>
      <w:r w:rsidR="005D17FD">
        <w:rPr>
          <w:sz w:val="20"/>
          <w:szCs w:val="20"/>
        </w:rPr>
        <w:t xml:space="preserve"> </w:t>
      </w:r>
      <w:r>
        <w:rPr>
          <w:sz w:val="20"/>
          <w:szCs w:val="20"/>
        </w:rPr>
        <w:t>every 5 years</w:t>
      </w:r>
    </w:p>
    <w:p w14:paraId="33D0CBCD" w14:textId="77777777" w:rsidR="00BE5568" w:rsidRDefault="00BE5568" w:rsidP="00956AD9">
      <w:pPr>
        <w:ind w:left="540"/>
        <w:jc w:val="both"/>
        <w:rPr>
          <w:ins w:id="130" w:author="Pacella, Christina (DEC)" w:date="2025-04-29T12:01:00Z"/>
          <w:sz w:val="20"/>
          <w:szCs w:val="20"/>
        </w:rPr>
      </w:pPr>
    </w:p>
    <w:p w14:paraId="631575FF" w14:textId="5A107DBD" w:rsidR="00954670" w:rsidDel="00BE5568" w:rsidRDefault="00851053">
      <w:pPr>
        <w:rPr>
          <w:del w:id="131" w:author="Pacella, Christina (DEC)" w:date="2025-04-29T12:01:00Z"/>
          <w:rFonts w:ascii="Garamond" w:hAnsi="Garamond"/>
          <w:i/>
          <w:sz w:val="22"/>
          <w:szCs w:val="22"/>
        </w:rPr>
        <w:pPrChange w:id="132" w:author="Pacella, Christina (DEC)" w:date="2025-04-29T12:01:00Z">
          <w:pPr>
            <w:ind w:left="540"/>
          </w:pPr>
        </w:pPrChange>
      </w:pPr>
      <w:del w:id="133" w:author="Pacella, Christina (DEC)" w:date="2025-04-29T12:01:00Z">
        <w:r w:rsidRPr="002E08FD" w:rsidDel="00BE5568">
          <w:rPr>
            <w:rFonts w:ascii="Garamond" w:hAnsi="Garamond"/>
            <w:i/>
            <w:sz w:val="22"/>
            <w:szCs w:val="22"/>
          </w:rPr>
          <w:delText xml:space="preserve">-Total Solar Radiation </w:delText>
        </w:r>
        <w:r w:rsidRPr="000475B2" w:rsidDel="00BE5568">
          <w:rPr>
            <w:rFonts w:ascii="Garamond" w:hAnsi="Garamond"/>
            <w:i/>
            <w:sz w:val="22"/>
            <w:szCs w:val="22"/>
          </w:rPr>
          <w:delText>(this is an optional sensor, only include if you are collecting TSR data)</w:delText>
        </w:r>
        <w:r w:rsidRPr="002E08FD" w:rsidDel="00BE5568">
          <w:rPr>
            <w:rFonts w:ascii="Garamond" w:hAnsi="Garamond"/>
            <w:i/>
            <w:sz w:val="22"/>
            <w:szCs w:val="22"/>
          </w:rPr>
          <w:delText>-</w:delText>
        </w:r>
      </w:del>
    </w:p>
    <w:p w14:paraId="495CA389" w14:textId="614BBE65" w:rsidR="00954670" w:rsidRPr="000475B2" w:rsidDel="00BE5568" w:rsidRDefault="00954670">
      <w:pPr>
        <w:ind w:firstLine="180"/>
        <w:rPr>
          <w:del w:id="134" w:author="Pacella, Christina (DEC)" w:date="2025-04-29T12:01:00Z"/>
          <w:rFonts w:ascii="Garamond" w:hAnsi="Garamond"/>
          <w:sz w:val="22"/>
          <w:szCs w:val="22"/>
        </w:rPr>
        <w:pPrChange w:id="135" w:author="Pacella, Christina (DEC)" w:date="2025-04-29T12:01:00Z">
          <w:pPr>
            <w:ind w:left="540" w:firstLine="180"/>
          </w:pPr>
        </w:pPrChange>
      </w:pPr>
      <w:del w:id="136" w:author="Pacella, Christina (DEC)" w:date="2025-04-29T12:01:00Z">
        <w:r w:rsidRPr="000475B2" w:rsidDel="00BE5568">
          <w:rPr>
            <w:rFonts w:ascii="Garamond" w:hAnsi="Garamond"/>
            <w:sz w:val="22"/>
            <w:szCs w:val="22"/>
          </w:rPr>
          <w:delText>Eppley 8-48</w:delText>
        </w:r>
        <w:r w:rsidR="001E328D" w:rsidDel="00BE5568">
          <w:rPr>
            <w:rFonts w:ascii="Garamond" w:hAnsi="Garamond"/>
            <w:sz w:val="22"/>
            <w:szCs w:val="22"/>
          </w:rPr>
          <w:delText xml:space="preserve"> </w:delText>
        </w:r>
        <w:r w:rsidDel="00BE5568">
          <w:rPr>
            <w:rFonts w:ascii="Garamond" w:hAnsi="Garamond"/>
            <w:sz w:val="22"/>
            <w:szCs w:val="22"/>
          </w:rPr>
          <w:delText>-</w:delText>
        </w:r>
        <w:r w:rsidR="001E328D" w:rsidDel="00BE5568">
          <w:rPr>
            <w:rFonts w:ascii="Garamond" w:hAnsi="Garamond"/>
            <w:sz w:val="22"/>
            <w:szCs w:val="22"/>
          </w:rPr>
          <w:delText xml:space="preserve"> every </w:delText>
        </w:r>
        <w:r w:rsidRPr="000475B2" w:rsidDel="00BE5568">
          <w:rPr>
            <w:rFonts w:ascii="Garamond" w:hAnsi="Garamond"/>
            <w:sz w:val="22"/>
            <w:szCs w:val="22"/>
          </w:rPr>
          <w:delText>5 years</w:delText>
        </w:r>
        <w:r w:rsidR="001E328D" w:rsidDel="00BE5568">
          <w:rPr>
            <w:rFonts w:ascii="Garamond" w:hAnsi="Garamond"/>
            <w:sz w:val="22"/>
            <w:szCs w:val="22"/>
          </w:rPr>
          <w:delText>,</w:delText>
        </w:r>
        <w:r w:rsidRPr="000475B2" w:rsidDel="00BE5568">
          <w:rPr>
            <w:rFonts w:ascii="Garamond" w:hAnsi="Garamond"/>
            <w:sz w:val="22"/>
            <w:szCs w:val="22"/>
          </w:rPr>
          <w:delText xml:space="preserve"> but annual recalibration</w:delText>
        </w:r>
        <w:r w:rsidR="007E07D4" w:rsidDel="00BE5568">
          <w:rPr>
            <w:rFonts w:ascii="Garamond" w:hAnsi="Garamond"/>
            <w:sz w:val="22"/>
            <w:szCs w:val="22"/>
          </w:rPr>
          <w:delText xml:space="preserve"> encouraged</w:delText>
        </w:r>
      </w:del>
    </w:p>
    <w:p w14:paraId="01FA87D4" w14:textId="4BCDE52F" w:rsidR="00954670" w:rsidRPr="000475B2" w:rsidDel="00BE5568" w:rsidRDefault="00954670">
      <w:pPr>
        <w:rPr>
          <w:del w:id="137" w:author="Pacella, Christina (DEC)" w:date="2025-04-29T12:01:00Z"/>
          <w:rFonts w:ascii="Garamond" w:hAnsi="Garamond"/>
          <w:sz w:val="22"/>
          <w:szCs w:val="22"/>
        </w:rPr>
        <w:pPrChange w:id="138" w:author="Pacella, Christina (DEC)" w:date="2025-04-29T12:01:00Z">
          <w:pPr>
            <w:ind w:left="720"/>
          </w:pPr>
        </w:pPrChange>
      </w:pPr>
      <w:del w:id="139" w:author="Pacella, Christina (DEC)" w:date="2025-04-29T12:01:00Z">
        <w:r w:rsidRPr="000475B2" w:rsidDel="00BE5568">
          <w:rPr>
            <w:rFonts w:ascii="Garamond" w:hAnsi="Garamond"/>
            <w:sz w:val="22"/>
            <w:szCs w:val="22"/>
          </w:rPr>
          <w:delText xml:space="preserve">LI-COR LI-200S </w:delText>
        </w:r>
        <w:r w:rsidDel="00BE5568">
          <w:rPr>
            <w:rFonts w:ascii="Garamond" w:hAnsi="Garamond"/>
            <w:sz w:val="22"/>
            <w:szCs w:val="22"/>
          </w:rPr>
          <w:delText>-</w:delText>
        </w:r>
        <w:r w:rsidR="001E328D" w:rsidDel="00BE5568">
          <w:rPr>
            <w:rFonts w:ascii="Garamond" w:hAnsi="Garamond"/>
            <w:sz w:val="22"/>
            <w:szCs w:val="22"/>
          </w:rPr>
          <w:delText xml:space="preserve"> </w:delText>
        </w:r>
        <w:r w:rsidRPr="000475B2" w:rsidDel="00BE5568">
          <w:rPr>
            <w:rFonts w:ascii="Garamond" w:hAnsi="Garamond"/>
            <w:sz w:val="22"/>
            <w:szCs w:val="22"/>
          </w:rPr>
          <w:delText>every 2 years</w:delText>
        </w:r>
        <w:r w:rsidR="001E328D" w:rsidDel="00BE5568">
          <w:rPr>
            <w:rFonts w:ascii="Garamond" w:hAnsi="Garamond"/>
            <w:sz w:val="22"/>
            <w:szCs w:val="22"/>
          </w:rPr>
          <w:delText>,</w:delText>
        </w:r>
        <w:r w:rsidRPr="000475B2" w:rsidDel="00BE5568">
          <w:rPr>
            <w:rFonts w:ascii="Garamond" w:hAnsi="Garamond"/>
            <w:sz w:val="22"/>
            <w:szCs w:val="22"/>
          </w:rPr>
          <w:delText xml:space="preserve"> with recalibrations performed during the spring and summer</w:delText>
        </w:r>
      </w:del>
    </w:p>
    <w:p w14:paraId="03398751" w14:textId="77777777" w:rsidR="00933D70" w:rsidRDefault="00933D70">
      <w:pPr>
        <w:ind w:left="540"/>
        <w:jc w:val="both"/>
        <w:rPr>
          <w:sz w:val="20"/>
          <w:szCs w:val="20"/>
        </w:rPr>
        <w:pPrChange w:id="140" w:author="Pacella, Christina (DEC)" w:date="2025-04-29T12:01:00Z">
          <w:pPr>
            <w:ind w:left="540" w:right="900"/>
            <w:jc w:val="both"/>
          </w:pPr>
        </w:pPrChange>
      </w:pPr>
    </w:p>
    <w:p w14:paraId="5108E3DA"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5)  Site location and character</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E25C96" w:rsidRPr="00E87CC3">
        <w:rPr>
          <w:rFonts w:ascii="Garamond" w:hAnsi="Garamond" w:cs="Times New Roman"/>
          <w:b/>
          <w:bCs/>
          <w:sz w:val="22"/>
          <w:szCs w:val="22"/>
        </w:rPr>
        <w:t xml:space="preserve"> </w:t>
      </w:r>
    </w:p>
    <w:p w14:paraId="3F1889C5" w14:textId="77777777" w:rsidR="007F5DC5" w:rsidRPr="003B0F81" w:rsidRDefault="007F5DC5" w:rsidP="007F5DC5">
      <w:pPr>
        <w:pStyle w:val="PlainText"/>
        <w:jc w:val="both"/>
        <w:rPr>
          <w:ins w:id="141" w:author="Pacella, Christina (DEC)" w:date="2025-04-29T12:02:00Z"/>
          <w:rFonts w:ascii="Garamond" w:eastAsia="MS Mincho" w:hAnsi="Garamond"/>
          <w:sz w:val="22"/>
          <w:szCs w:val="22"/>
        </w:rPr>
      </w:pPr>
      <w:ins w:id="142" w:author="Pacella, Christina (DEC)" w:date="2025-04-29T12:02:00Z">
        <w:r w:rsidRPr="00100CD7">
          <w:rPr>
            <w:rFonts w:ascii="Garamond" w:eastAsia="MS Mincho" w:hAnsi="Garamond"/>
            <w:sz w:val="22"/>
            <w:szCs w:val="22"/>
          </w:rPr>
          <w:t xml:space="preserve">The </w:t>
        </w:r>
        <w:r>
          <w:rPr>
            <w:rFonts w:ascii="Garamond" w:eastAsia="MS Mincho" w:hAnsi="Garamond"/>
            <w:sz w:val="22"/>
            <w:szCs w:val="22"/>
          </w:rPr>
          <w:t>HRNERR</w:t>
        </w:r>
        <w:r w:rsidRPr="00100CD7">
          <w:rPr>
            <w:rFonts w:ascii="Garamond" w:eastAsia="MS Mincho" w:hAnsi="Garamond"/>
            <w:sz w:val="22"/>
            <w:szCs w:val="22"/>
          </w:rPr>
          <w:t xml:space="preserve"> is a multi-component site totaling approximately 5,000 acres. Each component of the </w:t>
        </w:r>
        <w:r>
          <w:rPr>
            <w:rFonts w:ascii="Garamond" w:eastAsia="MS Mincho" w:hAnsi="Garamond"/>
            <w:sz w:val="22"/>
            <w:szCs w:val="22"/>
          </w:rPr>
          <w:t>R</w:t>
        </w:r>
        <w:r w:rsidRPr="00100CD7">
          <w:rPr>
            <w:rFonts w:ascii="Garamond" w:eastAsia="MS Mincho" w:hAnsi="Garamond"/>
            <w:sz w:val="22"/>
            <w:szCs w:val="22"/>
          </w:rPr>
          <w:t xml:space="preserve">eserve is referenced by River Mile (RM) of the Hudson River in New York State proceeding north from the southern tip of Manhattan (RM 0).  The </w:t>
        </w:r>
        <w:r>
          <w:rPr>
            <w:rFonts w:ascii="Garamond" w:eastAsia="MS Mincho" w:hAnsi="Garamond"/>
            <w:sz w:val="22"/>
            <w:szCs w:val="22"/>
          </w:rPr>
          <w:t>R</w:t>
        </w:r>
        <w:r w:rsidRPr="00100CD7">
          <w:rPr>
            <w:rFonts w:ascii="Garamond" w:eastAsia="MS Mincho" w:hAnsi="Garamond"/>
            <w:sz w:val="22"/>
            <w:szCs w:val="22"/>
          </w:rPr>
          <w:t>eserve includes the following four component sites:  Piermont Marsh, Rockland County (RM 24) (41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54'15"W), Iona Island, Rockland County (RM 45) (41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58'45"W), Tivoli Bays, Dutchess County (RM 98)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55'10"W), and Stockport Flats, Columbia County (RM 124) (42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w:t>
        </w:r>
        <w:r w:rsidRPr="00100CD7">
          <w:rPr>
            <w:rFonts w:ascii="Garamond" w:eastAsia="MS Mincho" w:hAnsi="Garamond"/>
            <w:color w:val="000000" w:themeColor="text1"/>
            <w:sz w:val="22"/>
            <w:szCs w:val="22"/>
          </w:rPr>
          <w:lastRenderedPageBreak/>
          <w:t xml:space="preserve">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ins>
    </w:p>
    <w:p w14:paraId="2B6A2E86" w14:textId="77777777" w:rsidR="007F5DC5" w:rsidRPr="003B0F81" w:rsidRDefault="007F5DC5" w:rsidP="007F5DC5">
      <w:pPr>
        <w:pStyle w:val="PlainText"/>
        <w:rPr>
          <w:ins w:id="143" w:author="Pacella, Christina (DEC)" w:date="2025-04-29T12:02:00Z"/>
          <w:rFonts w:ascii="Garamond" w:eastAsia="MS Mincho" w:hAnsi="Garamond"/>
          <w:sz w:val="22"/>
          <w:szCs w:val="22"/>
        </w:rPr>
      </w:pPr>
    </w:p>
    <w:p w14:paraId="238789FF" w14:textId="77777777" w:rsidR="007F5DC5" w:rsidRPr="003B0F81" w:rsidRDefault="007F5DC5" w:rsidP="007F5DC5">
      <w:pPr>
        <w:jc w:val="both"/>
        <w:rPr>
          <w:ins w:id="144" w:author="Pacella, Christina (DEC)" w:date="2025-04-29T12:02:00Z"/>
          <w:rFonts w:ascii="Garamond" w:hAnsi="Garamond"/>
          <w:sz w:val="22"/>
          <w:szCs w:val="22"/>
        </w:rPr>
      </w:pPr>
      <w:ins w:id="145" w:author="Pacella, Christina (DEC)" w:date="2025-04-29T12:02:00Z">
        <w:r w:rsidRPr="003B0F81">
          <w:rPr>
            <w:rFonts w:ascii="Garamond" w:hAnsi="Garamond"/>
            <w:sz w:val="22"/>
            <w:szCs w:val="22"/>
          </w:rPr>
          <w:t xml:space="preserve">The </w:t>
        </w:r>
        <w:r>
          <w:rPr>
            <w:rFonts w:ascii="Garamond" w:hAnsi="Garamond"/>
            <w:sz w:val="22"/>
            <w:szCs w:val="22"/>
          </w:rPr>
          <w:t xml:space="preserve">“Field Station” </w:t>
        </w:r>
        <w:r w:rsidRPr="003B0F81">
          <w:rPr>
            <w:rFonts w:ascii="Garamond" w:hAnsi="Garamond"/>
            <w:sz w:val="22"/>
            <w:szCs w:val="22"/>
          </w:rPr>
          <w:t>weather station (FS) is located at the Tivoli Bays component site in Annandale, NY (42°01'05.46"N 73°55'01.13"W). A 30-foot, aluminum tower is used to elevate some of the weather monitoring equipment. The tower is on the deck of an office building, on the west side, 9 feet</w:t>
        </w:r>
        <w:r>
          <w:rPr>
            <w:rFonts w:ascii="Garamond" w:hAnsi="Garamond"/>
            <w:sz w:val="22"/>
            <w:szCs w:val="22"/>
          </w:rPr>
          <w:t xml:space="preserve"> (2.7m)</w:t>
        </w:r>
        <w:r w:rsidRPr="003B0F81">
          <w:rPr>
            <w:rFonts w:ascii="Garamond" w:hAnsi="Garamond"/>
            <w:sz w:val="22"/>
            <w:szCs w:val="22"/>
          </w:rPr>
          <w:t xml:space="preserve"> off the ground.  The wind anemomete</w:t>
        </w:r>
        <w:r>
          <w:rPr>
            <w:rFonts w:ascii="Garamond" w:hAnsi="Garamond"/>
            <w:sz w:val="22"/>
            <w:szCs w:val="22"/>
          </w:rPr>
          <w:t>r</w:t>
        </w:r>
        <w:r w:rsidRPr="003B0F81">
          <w:rPr>
            <w:rFonts w:ascii="Garamond" w:hAnsi="Garamond"/>
            <w:sz w:val="22"/>
            <w:szCs w:val="22"/>
          </w:rPr>
          <w:t xml:space="preserve"> </w:t>
        </w:r>
        <w:r>
          <w:rPr>
            <w:rFonts w:ascii="Garamond" w:hAnsi="Garamond"/>
            <w:sz w:val="22"/>
            <w:szCs w:val="22"/>
          </w:rPr>
          <w:t>is</w:t>
        </w:r>
        <w:r w:rsidRPr="003B0F81">
          <w:rPr>
            <w:rFonts w:ascii="Garamond" w:hAnsi="Garamond"/>
            <w:sz w:val="22"/>
            <w:szCs w:val="22"/>
          </w:rPr>
          <w:t xml:space="preserve"> located at the top of the tower, 39 feet</w:t>
        </w:r>
        <w:r>
          <w:rPr>
            <w:rFonts w:ascii="Garamond" w:hAnsi="Garamond"/>
            <w:sz w:val="22"/>
            <w:szCs w:val="22"/>
          </w:rPr>
          <w:t xml:space="preserve"> (11.9m)</w:t>
        </w:r>
        <w:r w:rsidRPr="003B0F81">
          <w:rPr>
            <w:rFonts w:ascii="Garamond" w:hAnsi="Garamond"/>
            <w:sz w:val="22"/>
            <w:szCs w:val="22"/>
          </w:rPr>
          <w:t xml:space="preserve"> off the ground.</w:t>
        </w:r>
        <w:r>
          <w:rPr>
            <w:rFonts w:ascii="Garamond" w:hAnsi="Garamond"/>
            <w:sz w:val="22"/>
            <w:szCs w:val="22"/>
          </w:rPr>
          <w:t xml:space="preserve"> The photosynthetically active radiation (PAR) sensor is situated approximately 9.7 feet (3m) above the deck and is installed onto a metal arm affixed to the tower.</w:t>
        </w:r>
        <w:r w:rsidRPr="003B0F81">
          <w:rPr>
            <w:rFonts w:ascii="Garamond" w:hAnsi="Garamond"/>
            <w:sz w:val="22"/>
            <w:szCs w:val="22"/>
          </w:rPr>
          <w:t xml:space="preserve">  The datalogger and the barometric pressure sensor are enclosed within a fiberglass case attached to the tower, 12 feet</w:t>
        </w:r>
        <w:r>
          <w:rPr>
            <w:rFonts w:ascii="Garamond" w:hAnsi="Garamond"/>
            <w:sz w:val="22"/>
            <w:szCs w:val="22"/>
          </w:rPr>
          <w:t xml:space="preserve"> (3.7m)</w:t>
        </w:r>
        <w:r w:rsidRPr="003B0F81">
          <w:rPr>
            <w:rFonts w:ascii="Garamond" w:hAnsi="Garamond"/>
            <w:sz w:val="22"/>
            <w:szCs w:val="22"/>
          </w:rPr>
          <w:t xml:space="preserve"> off the ground.  A rain gauge is </w:t>
        </w:r>
        <w:r>
          <w:rPr>
            <w:rFonts w:ascii="Garamond" w:hAnsi="Garamond"/>
            <w:sz w:val="22"/>
            <w:szCs w:val="22"/>
          </w:rPr>
          <w:t>adjacent</w:t>
        </w:r>
        <w:r w:rsidRPr="003B0F81">
          <w:rPr>
            <w:rFonts w:ascii="Garamond" w:hAnsi="Garamond"/>
            <w:sz w:val="22"/>
            <w:szCs w:val="22"/>
          </w:rPr>
          <w:t xml:space="preserve"> to the tower, attached to the building, 16 feet</w:t>
        </w:r>
        <w:r>
          <w:rPr>
            <w:rFonts w:ascii="Garamond" w:hAnsi="Garamond"/>
            <w:sz w:val="22"/>
            <w:szCs w:val="22"/>
          </w:rPr>
          <w:t xml:space="preserve"> (4.9m)</w:t>
        </w:r>
        <w:r w:rsidRPr="003B0F81">
          <w:rPr>
            <w:rFonts w:ascii="Garamond" w:hAnsi="Garamond"/>
            <w:sz w:val="22"/>
            <w:szCs w:val="22"/>
          </w:rPr>
          <w:t xml:space="preserve"> off the ground.  The temperature/humidity sensor is next to the tower, attached to the deck handrail, 12 feet</w:t>
        </w:r>
        <w:r>
          <w:rPr>
            <w:rFonts w:ascii="Garamond" w:hAnsi="Garamond"/>
            <w:sz w:val="22"/>
            <w:szCs w:val="22"/>
          </w:rPr>
          <w:t xml:space="preserve"> (3.7m)</w:t>
        </w:r>
        <w:r w:rsidRPr="003B0F81">
          <w:rPr>
            <w:rFonts w:ascii="Garamond" w:hAnsi="Garamond"/>
            <w:sz w:val="22"/>
            <w:szCs w:val="22"/>
          </w:rPr>
          <w:t xml:space="preserve"> off the ground.  GOES telemetry equipment includes a large solar panel and battery, a large enclosure to house the battery, a </w:t>
        </w:r>
        <w:r w:rsidRPr="00E7397E">
          <w:rPr>
            <w:rFonts w:ascii="Garamond" w:hAnsi="Garamond"/>
            <w:sz w:val="22"/>
            <w:szCs w:val="22"/>
          </w:rPr>
          <w:t>Campbell TX-312 transmitter</w:t>
        </w:r>
        <w:r w:rsidRPr="003B0F81">
          <w:rPr>
            <w:rFonts w:ascii="Garamond" w:hAnsi="Garamond"/>
            <w:sz w:val="22"/>
            <w:szCs w:val="22"/>
          </w:rPr>
          <w:t>, associated GPS for time synchronization and a Yagi antenna.</w:t>
        </w:r>
      </w:ins>
    </w:p>
    <w:p w14:paraId="21C5C1C6" w14:textId="77777777" w:rsidR="007F5DC5" w:rsidRPr="003B0F81" w:rsidRDefault="007F5DC5" w:rsidP="007F5DC5">
      <w:pPr>
        <w:jc w:val="both"/>
        <w:rPr>
          <w:ins w:id="146" w:author="Pacella, Christina (DEC)" w:date="2025-04-29T12:02:00Z"/>
          <w:rFonts w:ascii="Garamond" w:hAnsi="Garamond"/>
          <w:sz w:val="22"/>
          <w:szCs w:val="22"/>
        </w:rPr>
      </w:pPr>
    </w:p>
    <w:p w14:paraId="3AA77D01" w14:textId="77777777" w:rsidR="007F5DC5" w:rsidRDefault="007F5DC5" w:rsidP="007F5DC5">
      <w:pPr>
        <w:jc w:val="both"/>
        <w:rPr>
          <w:ins w:id="147" w:author="Pacella, Christina (DEC)" w:date="2025-04-29T12:02:00Z"/>
          <w:rFonts w:ascii="Garamond" w:hAnsi="Garamond"/>
          <w:sz w:val="22"/>
          <w:szCs w:val="22"/>
        </w:rPr>
      </w:pPr>
      <w:ins w:id="148" w:author="Pacella, Christina (DEC)" w:date="2025-04-29T12:02:00Z">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 xml:space="preserve">The tower is approximately </w:t>
        </w:r>
        <w:r>
          <w:rPr>
            <w:rFonts w:ascii="Garamond" w:hAnsi="Garamond"/>
            <w:sz w:val="22"/>
            <w:szCs w:val="22"/>
          </w:rPr>
          <w:t>0.8</w:t>
        </w:r>
        <w:r w:rsidRPr="003B0F81">
          <w:rPr>
            <w:rFonts w:ascii="Garamond" w:hAnsi="Garamond"/>
            <w:sz w:val="22"/>
            <w:szCs w:val="22"/>
          </w:rPr>
          <w:t xml:space="preserve"> miles</w:t>
        </w:r>
        <w:r>
          <w:rPr>
            <w:rFonts w:ascii="Garamond" w:hAnsi="Garamond"/>
            <w:sz w:val="22"/>
            <w:szCs w:val="22"/>
          </w:rPr>
          <w:t xml:space="preserve"> (1.3km)</w:t>
        </w:r>
        <w:r w:rsidRPr="003B0F81">
          <w:rPr>
            <w:rFonts w:ascii="Garamond" w:hAnsi="Garamond"/>
            <w:sz w:val="22"/>
            <w:szCs w:val="22"/>
          </w:rPr>
          <w:t xml:space="preserve"> southeast of the Tivoli South Bay water quality monitoring station, </w:t>
        </w:r>
        <w:r>
          <w:rPr>
            <w:rFonts w:ascii="Garamond" w:hAnsi="Garamond"/>
            <w:sz w:val="22"/>
            <w:szCs w:val="22"/>
          </w:rPr>
          <w:t>1.3</w:t>
        </w:r>
        <w:r w:rsidRPr="003B0F81">
          <w:rPr>
            <w:rFonts w:ascii="Garamond" w:hAnsi="Garamond"/>
            <w:sz w:val="22"/>
            <w:szCs w:val="22"/>
          </w:rPr>
          <w:t xml:space="preserve"> miles</w:t>
        </w:r>
        <w:r>
          <w:rPr>
            <w:rFonts w:ascii="Garamond" w:hAnsi="Garamond"/>
            <w:sz w:val="22"/>
            <w:szCs w:val="22"/>
          </w:rPr>
          <w:t xml:space="preserve"> (2.1km)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w:t>
        </w:r>
        <w:r>
          <w:rPr>
            <w:rFonts w:ascii="Garamond" w:hAnsi="Garamond"/>
            <w:sz w:val="22"/>
            <w:szCs w:val="22"/>
          </w:rPr>
          <w:t xml:space="preserve">now-decommissioned </w:t>
        </w:r>
        <w:r w:rsidRPr="003B0F81">
          <w:rPr>
            <w:rFonts w:ascii="Garamond" w:hAnsi="Garamond"/>
            <w:sz w:val="22"/>
            <w:szCs w:val="22"/>
          </w:rPr>
          <w:t>Saw</w:t>
        </w:r>
        <w:r>
          <w:rPr>
            <w:rFonts w:ascii="Garamond" w:hAnsi="Garamond"/>
            <w:sz w:val="22"/>
            <w:szCs w:val="22"/>
          </w:rPr>
          <w:t>k</w:t>
        </w:r>
        <w:r w:rsidRPr="003B0F81">
          <w:rPr>
            <w:rFonts w:ascii="Garamond" w:hAnsi="Garamond"/>
            <w:sz w:val="22"/>
            <w:szCs w:val="22"/>
          </w:rPr>
          <w:t>ill Creek water quality monitoring station.</w:t>
        </w:r>
      </w:ins>
    </w:p>
    <w:p w14:paraId="4673726B" w14:textId="77777777" w:rsidR="007F5DC5" w:rsidRDefault="007F5DC5" w:rsidP="007F5DC5">
      <w:pPr>
        <w:jc w:val="both"/>
        <w:rPr>
          <w:ins w:id="149" w:author="Pacella, Christina (DEC)" w:date="2025-04-29T12:02:00Z"/>
          <w:rFonts w:ascii="Garamond" w:hAnsi="Garamond"/>
          <w:sz w:val="22"/>
          <w:szCs w:val="22"/>
        </w:rPr>
      </w:pPr>
    </w:p>
    <w:p w14:paraId="55F951A8" w14:textId="77777777" w:rsidR="007F5DC5" w:rsidRDefault="007F5DC5" w:rsidP="007F5DC5">
      <w:pPr>
        <w:jc w:val="both"/>
        <w:rPr>
          <w:ins w:id="150" w:author="Pacella, Christina (DEC)" w:date="2025-04-29T12:02:00Z"/>
          <w:rFonts w:ascii="Garamond" w:hAnsi="Garamond"/>
          <w:color w:val="000000" w:themeColor="text1"/>
          <w:sz w:val="22"/>
          <w:szCs w:val="22"/>
        </w:rPr>
      </w:pPr>
      <w:ins w:id="151" w:author="Pacella, Christina (DEC)" w:date="2025-04-29T12:02:00Z">
        <w:r w:rsidRPr="00100CD7">
          <w:rPr>
            <w:rFonts w:ascii="Garamond" w:hAnsi="Garamond"/>
            <w:color w:val="000000" w:themeColor="text1"/>
            <w:sz w:val="22"/>
            <w:szCs w:val="22"/>
          </w:rPr>
          <w:t xml:space="preserve">The </w:t>
        </w:r>
        <w:r>
          <w:rPr>
            <w:rFonts w:ascii="Garamond" w:hAnsi="Garamond"/>
            <w:color w:val="000000" w:themeColor="text1"/>
            <w:sz w:val="22"/>
            <w:szCs w:val="22"/>
          </w:rPr>
          <w:t>Norrie Point (</w:t>
        </w:r>
        <w:r w:rsidRPr="00100CD7">
          <w:rPr>
            <w:rFonts w:ascii="Garamond" w:hAnsi="Garamond"/>
            <w:color w:val="000000" w:themeColor="text1"/>
            <w:sz w:val="22"/>
            <w:szCs w:val="22"/>
          </w:rPr>
          <w:t>NP</w:t>
        </w:r>
        <w:r>
          <w:rPr>
            <w:rFonts w:ascii="Garamond" w:hAnsi="Garamond"/>
            <w:color w:val="000000" w:themeColor="text1"/>
            <w:sz w:val="22"/>
            <w:szCs w:val="22"/>
          </w:rPr>
          <w:t>)</w:t>
        </w:r>
        <w:r w:rsidRPr="00100CD7">
          <w:rPr>
            <w:rFonts w:ascii="Garamond" w:hAnsi="Garamond"/>
            <w:color w:val="000000" w:themeColor="text1"/>
            <w:sz w:val="22"/>
            <w:szCs w:val="22"/>
          </w:rPr>
          <w:t xml:space="preserve"> weather station is located at the Norrie Point Environmental Center, the HRNERR headquarters in Staatsburg, NY (41°49'53"N, 73°56'32"W).  A 30-foot, aluminum tower is used to elevate all</w:t>
        </w:r>
        <w:r>
          <w:rPr>
            <w:rFonts w:ascii="Garamond" w:hAnsi="Garamond"/>
            <w:color w:val="000000" w:themeColor="text1"/>
            <w:sz w:val="22"/>
            <w:szCs w:val="22"/>
          </w:rPr>
          <w:t xml:space="preserve"> of</w:t>
        </w:r>
        <w:r w:rsidRPr="00100CD7">
          <w:rPr>
            <w:rFonts w:ascii="Garamond" w:hAnsi="Garamond"/>
            <w:color w:val="000000" w:themeColor="text1"/>
            <w:sz w:val="22"/>
            <w:szCs w:val="22"/>
          </w:rPr>
          <w:t xml:space="preserve"> the weather monitoring equipment.  The tower is anchored to the concrete patio, south of the HRNERR offices.  It is situated directly adjacent (2 meters) to the Hudson River.  The wind anemometer and wind speed sensors are located at the top of the tower, 30 feet off the ground.  The datalogger and the barometric pressure sensor are enclosed within a fiberglass case attached to the tower, 6 feet off the ground.  A rain gauge is attached to the tower, 8 feet off the ground.  The temperature/humidity sensor is attached to the tower, 10 feet off the ground.  A light sensor is attached to an arm protruding </w:t>
        </w:r>
        <w:r w:rsidRPr="00E7397E">
          <w:rPr>
            <w:rFonts w:ascii="Garamond" w:hAnsi="Garamond"/>
            <w:color w:val="000000" w:themeColor="text1"/>
            <w:sz w:val="22"/>
            <w:szCs w:val="22"/>
          </w:rPr>
          <w:t>from the tower 12 feet off the ground.  GOES telemetry equipment includes a larger solar panel and battery, a larger enclosure to house the battery, a Campbell TX-325 transmitter</w:t>
        </w:r>
        <w:r w:rsidRPr="00100CD7">
          <w:rPr>
            <w:rFonts w:ascii="Garamond" w:hAnsi="Garamond"/>
            <w:color w:val="000000" w:themeColor="text1"/>
            <w:sz w:val="22"/>
            <w:szCs w:val="22"/>
          </w:rPr>
          <w:t xml:space="preserve">, associated GPS for time synchronization and a Yagi antenna. The station is surrounded by the Hudson River in all directions but </w:t>
        </w:r>
        <w:r>
          <w:rPr>
            <w:rFonts w:ascii="Garamond" w:hAnsi="Garamond"/>
            <w:color w:val="000000" w:themeColor="text1"/>
            <w:sz w:val="22"/>
            <w:szCs w:val="22"/>
          </w:rPr>
          <w:t>n</w:t>
        </w:r>
        <w:r w:rsidRPr="00100CD7">
          <w:rPr>
            <w:rFonts w:ascii="Garamond" w:hAnsi="Garamond"/>
            <w:color w:val="000000" w:themeColor="text1"/>
            <w:sz w:val="22"/>
            <w:szCs w:val="22"/>
          </w:rPr>
          <w:t xml:space="preserve">ortheast.  The tower is located approximately 60 feet from the building, which should minimize any impact from the structure. </w:t>
        </w:r>
      </w:ins>
    </w:p>
    <w:p w14:paraId="58BE6B41" w14:textId="77777777" w:rsidR="007F5DC5" w:rsidRDefault="007F5DC5" w:rsidP="007F5DC5">
      <w:pPr>
        <w:jc w:val="both"/>
        <w:rPr>
          <w:ins w:id="152" w:author="Pacella, Christina (DEC)" w:date="2025-04-29T12:02:00Z"/>
          <w:rFonts w:ascii="Garamond" w:hAnsi="Garamond"/>
          <w:color w:val="000000" w:themeColor="text1"/>
          <w:sz w:val="22"/>
          <w:szCs w:val="22"/>
        </w:rPr>
      </w:pPr>
    </w:p>
    <w:p w14:paraId="5D1A0039" w14:textId="6EBE840C" w:rsidR="00AA53D4" w:rsidDel="000B0FF1" w:rsidRDefault="007F5DC5" w:rsidP="000B0FF1">
      <w:pPr>
        <w:pStyle w:val="HTMLPreformatted"/>
        <w:rPr>
          <w:del w:id="153" w:author="Pacella, Christina (DEC)" w:date="2025-04-29T12:02:00Z"/>
          <w:rFonts w:ascii="Garamond" w:hAnsi="Garamond" w:cs="Times New Roman"/>
          <w:bCs/>
          <w:sz w:val="22"/>
          <w:szCs w:val="22"/>
        </w:rPr>
      </w:pPr>
      <w:ins w:id="154" w:author="Pacella, Christina (DEC)" w:date="2025-04-29T12:02:00Z">
        <w:r>
          <w:rPr>
            <w:rFonts w:ascii="Garamond" w:hAnsi="Garamond"/>
            <w:color w:val="000000" w:themeColor="text1"/>
            <w:sz w:val="22"/>
            <w:szCs w:val="22"/>
          </w:rPr>
          <w:t>Tables summarizing the station characteristics are below</w:t>
        </w:r>
        <w:r>
          <w:rPr>
            <w:rFonts w:ascii="Garamond" w:hAnsi="Garamond" w:cs="Times New Roman"/>
            <w:bCs/>
            <w:sz w:val="22"/>
            <w:szCs w:val="22"/>
          </w:rPr>
          <w:t>:</w:t>
        </w:r>
      </w:ins>
      <w:del w:id="155" w:author="Pacella, Christina (DEC)" w:date="2025-04-29T12:02:00Z">
        <w:r w:rsidR="00341000" w:rsidDel="007F5DC5">
          <w:rPr>
            <w:rFonts w:ascii="Garamond" w:hAnsi="Garamond" w:cs="Times New Roman"/>
            <w:bCs/>
            <w:sz w:val="22"/>
            <w:szCs w:val="22"/>
          </w:rPr>
          <w:delText xml:space="preserve">[Instructions/Remove: </w:delText>
        </w:r>
        <w:r w:rsidR="00E25C96" w:rsidRPr="00E87CC3" w:rsidDel="007F5DC5">
          <w:rPr>
            <w:rFonts w:ascii="Garamond" w:hAnsi="Garamond" w:cs="Times New Roman"/>
            <w:sz w:val="22"/>
            <w:szCs w:val="22"/>
          </w:rPr>
          <w:delText xml:space="preserve">Describe your NERR site (general) and the research site (specific) associated with each </w:delText>
        </w:r>
        <w:r w:rsidR="00432F34" w:rsidDel="007F5DC5">
          <w:rPr>
            <w:rFonts w:ascii="Garamond" w:hAnsi="Garamond" w:cs="Times New Roman"/>
            <w:sz w:val="22"/>
            <w:szCs w:val="22"/>
          </w:rPr>
          <w:delText>w</w:delText>
        </w:r>
        <w:r w:rsidR="00432F34" w:rsidRPr="00E87CC3" w:rsidDel="007F5DC5">
          <w:rPr>
            <w:rFonts w:ascii="Garamond" w:hAnsi="Garamond" w:cs="Times New Roman"/>
            <w:sz w:val="22"/>
            <w:szCs w:val="22"/>
          </w:rPr>
          <w:delText xml:space="preserve">eather </w:delText>
        </w:r>
        <w:r w:rsidR="00432F34" w:rsidDel="007F5DC5">
          <w:rPr>
            <w:rFonts w:ascii="Garamond" w:hAnsi="Garamond" w:cs="Times New Roman"/>
            <w:sz w:val="22"/>
            <w:szCs w:val="22"/>
          </w:rPr>
          <w:delText>s</w:delText>
        </w:r>
        <w:r w:rsidR="00432F34" w:rsidRPr="00E87CC3" w:rsidDel="007F5DC5">
          <w:rPr>
            <w:rFonts w:ascii="Garamond" w:hAnsi="Garamond" w:cs="Times New Roman"/>
            <w:sz w:val="22"/>
            <w:szCs w:val="22"/>
          </w:rPr>
          <w:delText>tation</w:delText>
        </w:r>
        <w:r w:rsidR="00E25C96" w:rsidRPr="00E87CC3" w:rsidDel="007F5DC5">
          <w:rPr>
            <w:rFonts w:ascii="Garamond" w:hAnsi="Garamond" w:cs="Times New Roman"/>
            <w:sz w:val="22"/>
            <w:szCs w:val="22"/>
          </w:rPr>
          <w:delText>.</w:delText>
        </w:r>
        <w:r w:rsidR="00F85ADE" w:rsidRPr="00E87CC3" w:rsidDel="007F5DC5">
          <w:rPr>
            <w:rFonts w:ascii="Garamond" w:hAnsi="Garamond" w:cs="Times New Roman"/>
            <w:sz w:val="22"/>
            <w:szCs w:val="22"/>
          </w:rPr>
          <w:delText xml:space="preserve"> </w:delText>
        </w:r>
        <w:r w:rsidR="00E25C96" w:rsidRPr="00E87CC3" w:rsidDel="007F5DC5">
          <w:rPr>
            <w:rFonts w:ascii="Garamond" w:hAnsi="Garamond" w:cs="Times New Roman"/>
            <w:sz w:val="22"/>
            <w:szCs w:val="22"/>
          </w:rPr>
          <w:delText xml:space="preserve"> </w:delText>
        </w:r>
        <w:r w:rsidR="00325C5B" w:rsidRPr="00E87CC3" w:rsidDel="007F5DC5">
          <w:rPr>
            <w:rFonts w:ascii="Garamond" w:hAnsi="Garamond" w:cs="Times New Roman"/>
            <w:sz w:val="22"/>
            <w:szCs w:val="22"/>
          </w:rPr>
          <w:delText>For each weather station include</w:delText>
        </w:r>
        <w:r w:rsidR="00E25C96" w:rsidRPr="00E87CC3" w:rsidDel="007F5DC5">
          <w:rPr>
            <w:rFonts w:ascii="Garamond" w:hAnsi="Garamond" w:cs="Times New Roman"/>
            <w:sz w:val="22"/>
            <w:szCs w:val="22"/>
          </w:rPr>
          <w:delText xml:space="preserve">: a) its proximity to </w:delText>
        </w:r>
        <w:r w:rsidR="002E3B63" w:rsidRPr="00E87CC3" w:rsidDel="007F5DC5">
          <w:rPr>
            <w:rFonts w:ascii="Garamond" w:hAnsi="Garamond" w:cs="Times New Roman"/>
            <w:sz w:val="22"/>
            <w:szCs w:val="22"/>
          </w:rPr>
          <w:delText xml:space="preserve">SWMP </w:delText>
        </w:r>
        <w:r w:rsidR="00E25C96" w:rsidRPr="00E87CC3" w:rsidDel="007F5DC5">
          <w:rPr>
            <w:rFonts w:ascii="Garamond" w:hAnsi="Garamond" w:cs="Times New Roman"/>
            <w:sz w:val="22"/>
            <w:szCs w:val="22"/>
          </w:rPr>
          <w:delText>water quality monitoring stations, b) latitude and longitude, c) location/placement information (what is the environment on which it is located (pier, building, dock, etc</w:delText>
        </w:r>
        <w:r w:rsidR="006D5E46" w:rsidDel="007F5DC5">
          <w:rPr>
            <w:rFonts w:ascii="Garamond" w:hAnsi="Garamond" w:cs="Times New Roman"/>
            <w:sz w:val="22"/>
            <w:szCs w:val="22"/>
          </w:rPr>
          <w:delText>.</w:delText>
        </w:r>
        <w:r w:rsidR="00E25C96" w:rsidRPr="00E87CC3" w:rsidDel="007F5DC5">
          <w:rPr>
            <w:rFonts w:ascii="Garamond" w:hAnsi="Garamond" w:cs="Times New Roman"/>
            <w:sz w:val="22"/>
            <w:szCs w:val="22"/>
          </w:rPr>
          <w:delText xml:space="preserve">), how close are any wind blocks, does the tower get shaded or obstructed), d) sensor placement information (where the sensors are located in proximity to the tower, </w:delText>
        </w:r>
        <w:r w:rsidR="00F12F32" w:rsidDel="007F5DC5">
          <w:rPr>
            <w:rFonts w:ascii="Garamond" w:hAnsi="Garamond" w:cs="Times New Roman"/>
            <w:sz w:val="22"/>
            <w:szCs w:val="22"/>
          </w:rPr>
          <w:delText xml:space="preserve">height of tower, </w:delText>
        </w:r>
        <w:r w:rsidR="00E25C96" w:rsidRPr="00E87CC3" w:rsidDel="007F5DC5">
          <w:rPr>
            <w:rFonts w:ascii="Garamond" w:hAnsi="Garamond" w:cs="Times New Roman"/>
            <w:sz w:val="22"/>
            <w:szCs w:val="22"/>
          </w:rPr>
          <w:delText xml:space="preserve">how far off the ground are the sensors located, is it in accordance with </w:delText>
        </w:r>
        <w:r w:rsidR="00A15B6B" w:rsidDel="007F5DC5">
          <w:rPr>
            <w:rFonts w:ascii="Garamond" w:hAnsi="Garamond" w:cs="Times New Roman"/>
            <w:sz w:val="22"/>
            <w:szCs w:val="22"/>
          </w:rPr>
          <w:delText xml:space="preserve">MET SOP, </w:delText>
        </w:r>
        <w:r w:rsidR="00E25C96" w:rsidRPr="00E87CC3" w:rsidDel="007F5DC5">
          <w:rPr>
            <w:rFonts w:ascii="Garamond" w:hAnsi="Garamond" w:cs="Times New Roman"/>
            <w:sz w:val="22"/>
            <w:szCs w:val="22"/>
          </w:rPr>
          <w:delText>CDMO Manual, etc</w:delText>
        </w:r>
        <w:r w:rsidR="006D5E46" w:rsidDel="007F5DC5">
          <w:rPr>
            <w:rFonts w:ascii="Garamond" w:hAnsi="Garamond" w:cs="Times New Roman"/>
            <w:sz w:val="22"/>
            <w:szCs w:val="22"/>
          </w:rPr>
          <w:delText>.</w:delText>
        </w:r>
        <w:r w:rsidR="00E25C96" w:rsidRPr="00E87CC3" w:rsidDel="007F5DC5">
          <w:rPr>
            <w:rFonts w:ascii="Garamond" w:hAnsi="Garamond" w:cs="Times New Roman"/>
            <w:sz w:val="22"/>
            <w:szCs w:val="22"/>
          </w:rPr>
          <w:delText>), e) other information.</w:delText>
        </w:r>
        <w:r w:rsidR="009D1D27" w:rsidDel="007F5DC5">
          <w:rPr>
            <w:rFonts w:ascii="Garamond" w:hAnsi="Garamond" w:cs="Times New Roman"/>
            <w:sz w:val="22"/>
            <w:szCs w:val="22"/>
          </w:rPr>
          <w:delText xml:space="preserve">  If possible, include your station’s elevation from sea level.</w:delText>
        </w:r>
        <w:r w:rsidR="00341000" w:rsidDel="007F5DC5">
          <w:rPr>
            <w:rFonts w:ascii="Garamond" w:hAnsi="Garamond" w:cs="Times New Roman"/>
            <w:sz w:val="22"/>
            <w:szCs w:val="22"/>
          </w:rPr>
          <w:delText>]</w:delText>
        </w:r>
      </w:del>
    </w:p>
    <w:p w14:paraId="6EE0F999" w14:textId="77777777" w:rsidR="000B0FF1" w:rsidRPr="00E87CC3" w:rsidRDefault="000B0FF1" w:rsidP="000B0FF1">
      <w:pPr>
        <w:pStyle w:val="HTMLPreformatted"/>
        <w:rPr>
          <w:ins w:id="156" w:author="Pacella, Christina (DEC)" w:date="2025-04-29T12:02:00Z"/>
          <w:rFonts w:ascii="Garamond" w:hAnsi="Garamond" w:cs="Times New Roman"/>
          <w:b/>
          <w:bCs/>
          <w:sz w:val="22"/>
          <w:szCs w:val="22"/>
        </w:rPr>
      </w:pPr>
    </w:p>
    <w:p w14:paraId="498781B1" w14:textId="5E181330" w:rsidR="00B4483D" w:rsidDel="007F5DC5" w:rsidRDefault="00B4483D">
      <w:pPr>
        <w:pStyle w:val="HTMLPreformatted"/>
        <w:rPr>
          <w:del w:id="157" w:author="Pacella, Christina (DEC)" w:date="2025-04-29T12:02:00Z"/>
          <w:rFonts w:ascii="Garamond" w:hAnsi="Garamond"/>
          <w:sz w:val="22"/>
          <w:szCs w:val="22"/>
        </w:rPr>
      </w:pPr>
    </w:p>
    <w:p w14:paraId="5F7DA126" w14:textId="77777777" w:rsidR="000B0FF1" w:rsidRPr="007B6DD1" w:rsidRDefault="00F36B95" w:rsidP="000B0FF1">
      <w:pPr>
        <w:pStyle w:val="HTMLPreformatted"/>
        <w:rPr>
          <w:ins w:id="158" w:author="Pacella, Christina (DEC)" w:date="2025-04-29T12:02:00Z"/>
          <w:rFonts w:ascii="Garamond" w:hAnsi="Garamond" w:cs="Times New Roman"/>
          <w:b/>
          <w:sz w:val="22"/>
          <w:szCs w:val="22"/>
        </w:rPr>
      </w:pPr>
      <w:del w:id="159" w:author="Pacella, Christina (DEC)" w:date="2025-04-29T12:02:00Z">
        <w:r w:rsidDel="007F5DC5">
          <w:rPr>
            <w:rFonts w:ascii="Garamond" w:hAnsi="Garamond" w:cs="Times New Roman"/>
            <w:sz w:val="22"/>
            <w:szCs w:val="22"/>
          </w:rPr>
          <w:delText xml:space="preserve">Station </w:delText>
        </w:r>
        <w:r w:rsidR="0005736D" w:rsidDel="007F5DC5">
          <w:rPr>
            <w:rFonts w:ascii="Garamond" w:hAnsi="Garamond" w:cs="Times New Roman"/>
            <w:sz w:val="22"/>
            <w:szCs w:val="22"/>
          </w:rPr>
          <w:delText>m</w:delText>
        </w:r>
        <w:r w:rsidDel="007F5DC5">
          <w:rPr>
            <w:rFonts w:ascii="Garamond" w:hAnsi="Garamond" w:cs="Times New Roman"/>
            <w:sz w:val="22"/>
            <w:szCs w:val="22"/>
          </w:rPr>
          <w:delText>easurements [Instructions/Remove: At a minimum, include the tower height and all sensors and their heights on the tower. Use the notes column to add more detail and to specify where height is measured from -  ground/platform/marsh/mean high water. If the tower is on a platform, include platform height.]</w:delText>
        </w:r>
      </w:del>
    </w:p>
    <w:p w14:paraId="719C1A19" w14:textId="77777777" w:rsidR="000B0FF1" w:rsidRPr="007E170B" w:rsidRDefault="000B0FF1" w:rsidP="000B0FF1">
      <w:pPr>
        <w:pStyle w:val="HTMLPreformatted"/>
        <w:rPr>
          <w:ins w:id="160" w:author="Pacella, Christina (DEC)" w:date="2025-04-29T12:02:00Z"/>
          <w:rFonts w:ascii="Garamond" w:hAnsi="Garamond" w:cs="Times New Roman"/>
          <w:b/>
          <w:bCs/>
          <w:sz w:val="22"/>
          <w:szCs w:val="22"/>
        </w:rPr>
      </w:pPr>
      <w:ins w:id="161" w:author="Pacella, Christina (DEC)" w:date="2025-04-29T12:02:00Z">
        <w:r w:rsidRPr="007E170B">
          <w:rPr>
            <w:rFonts w:ascii="Garamond" w:hAnsi="Garamond"/>
            <w:b/>
            <w:bCs/>
            <w:sz w:val="22"/>
            <w:szCs w:val="22"/>
          </w:rPr>
          <w:t>Field Station:</w:t>
        </w:r>
      </w:ins>
    </w:p>
    <w:tbl>
      <w:tblPr>
        <w:tblStyle w:val="TableGrid"/>
        <w:tblW w:w="0" w:type="auto"/>
        <w:tblInd w:w="-5" w:type="dxa"/>
        <w:tblLook w:val="04A0" w:firstRow="1" w:lastRow="0" w:firstColumn="1" w:lastColumn="0" w:noHBand="0" w:noVBand="1"/>
      </w:tblPr>
      <w:tblGrid>
        <w:gridCol w:w="3150"/>
        <w:gridCol w:w="1350"/>
        <w:gridCol w:w="5400"/>
      </w:tblGrid>
      <w:tr w:rsidR="000B0FF1" w14:paraId="7DFC2F45" w14:textId="77777777" w:rsidTr="00DA3D34">
        <w:trPr>
          <w:trHeight w:val="247"/>
          <w:ins w:id="162" w:author="Pacella, Christina (DEC)" w:date="2025-04-29T12:02:00Z"/>
        </w:trPr>
        <w:tc>
          <w:tcPr>
            <w:tcW w:w="3150" w:type="dxa"/>
            <w:vAlign w:val="center"/>
          </w:tcPr>
          <w:p w14:paraId="0CA2357C" w14:textId="77777777" w:rsidR="000B0FF1" w:rsidRPr="007903F0" w:rsidRDefault="000B0FF1" w:rsidP="00DA3D34">
            <w:pPr>
              <w:pStyle w:val="HTMLPreformatted"/>
              <w:rPr>
                <w:ins w:id="163" w:author="Pacella, Christina (DEC)" w:date="2025-04-29T12:02:00Z"/>
                <w:rFonts w:ascii="Garamond" w:hAnsi="Garamond" w:cs="Times New Roman"/>
                <w:b/>
                <w:bCs/>
                <w:sz w:val="22"/>
                <w:szCs w:val="22"/>
              </w:rPr>
            </w:pPr>
            <w:ins w:id="164" w:author="Pacella, Christina (DEC)" w:date="2025-04-29T12:02:00Z">
              <w:r w:rsidRPr="007903F0">
                <w:rPr>
                  <w:rFonts w:ascii="Garamond" w:hAnsi="Garamond" w:cs="Times New Roman"/>
                  <w:b/>
                  <w:bCs/>
                  <w:sz w:val="22"/>
                  <w:szCs w:val="22"/>
                </w:rPr>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ins>
          </w:p>
        </w:tc>
        <w:tc>
          <w:tcPr>
            <w:tcW w:w="1350" w:type="dxa"/>
            <w:vAlign w:val="center"/>
          </w:tcPr>
          <w:p w14:paraId="45EA8806" w14:textId="77777777" w:rsidR="000B0FF1" w:rsidRPr="007903F0" w:rsidRDefault="000B0FF1" w:rsidP="00DA3D34">
            <w:pPr>
              <w:pStyle w:val="HTMLPreformatted"/>
              <w:jc w:val="center"/>
              <w:rPr>
                <w:ins w:id="165" w:author="Pacella, Christina (DEC)" w:date="2025-04-29T12:02:00Z"/>
                <w:rFonts w:ascii="Garamond" w:hAnsi="Garamond" w:cs="Times New Roman"/>
                <w:b/>
                <w:bCs/>
                <w:sz w:val="22"/>
                <w:szCs w:val="22"/>
              </w:rPr>
            </w:pPr>
            <w:ins w:id="166" w:author="Pacella, Christina (DEC)" w:date="2025-04-29T12:02:00Z">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ins>
          </w:p>
        </w:tc>
        <w:tc>
          <w:tcPr>
            <w:tcW w:w="5400" w:type="dxa"/>
            <w:vAlign w:val="center"/>
          </w:tcPr>
          <w:p w14:paraId="51712DF0" w14:textId="77777777" w:rsidR="000B0FF1" w:rsidRPr="007903F0" w:rsidRDefault="000B0FF1" w:rsidP="00DA3D34">
            <w:pPr>
              <w:pStyle w:val="HTMLPreformatted"/>
              <w:rPr>
                <w:ins w:id="167" w:author="Pacella, Christina (DEC)" w:date="2025-04-29T12:02:00Z"/>
                <w:rFonts w:ascii="Garamond" w:hAnsi="Garamond" w:cs="Times New Roman"/>
                <w:b/>
                <w:bCs/>
                <w:sz w:val="22"/>
                <w:szCs w:val="22"/>
              </w:rPr>
            </w:pPr>
            <w:ins w:id="168" w:author="Pacella, Christina (DEC)" w:date="2025-04-29T12:02:00Z">
              <w:r w:rsidRPr="007903F0">
                <w:rPr>
                  <w:rFonts w:ascii="Garamond" w:hAnsi="Garamond" w:cs="Times New Roman"/>
                  <w:b/>
                  <w:bCs/>
                  <w:sz w:val="22"/>
                  <w:szCs w:val="22"/>
                </w:rPr>
                <w:t>Notes</w:t>
              </w:r>
            </w:ins>
          </w:p>
        </w:tc>
      </w:tr>
      <w:tr w:rsidR="000B0FF1" w14:paraId="2C76533E" w14:textId="77777777" w:rsidTr="00DA3D34">
        <w:trPr>
          <w:trHeight w:val="258"/>
          <w:ins w:id="169" w:author="Pacella, Christina (DEC)" w:date="2025-04-29T12:02:00Z"/>
        </w:trPr>
        <w:tc>
          <w:tcPr>
            <w:tcW w:w="3150" w:type="dxa"/>
            <w:vAlign w:val="center"/>
          </w:tcPr>
          <w:p w14:paraId="4EAE5729" w14:textId="77777777" w:rsidR="000B0FF1" w:rsidRPr="000A4D52" w:rsidRDefault="000B0FF1" w:rsidP="00DA3D34">
            <w:pPr>
              <w:pStyle w:val="HTMLPreformatted"/>
              <w:rPr>
                <w:ins w:id="170" w:author="Pacella, Christina (DEC)" w:date="2025-04-29T12:02:00Z"/>
                <w:rFonts w:ascii="Garamond" w:hAnsi="Garamond" w:cs="Times New Roman"/>
                <w:bCs/>
                <w:sz w:val="22"/>
                <w:szCs w:val="22"/>
              </w:rPr>
            </w:pPr>
            <w:ins w:id="171" w:author="Pacella, Christina (DEC)" w:date="2025-04-29T12:02:00Z">
              <w:r w:rsidRPr="005E13BE">
                <w:rPr>
                  <w:rFonts w:ascii="Garamond" w:hAnsi="Garamond" w:cs="Times New Roman"/>
                  <w:bCs/>
                  <w:sz w:val="22"/>
                  <w:szCs w:val="22"/>
                </w:rPr>
                <w:t>Tower</w:t>
              </w:r>
            </w:ins>
          </w:p>
        </w:tc>
        <w:tc>
          <w:tcPr>
            <w:tcW w:w="1350" w:type="dxa"/>
            <w:vAlign w:val="center"/>
          </w:tcPr>
          <w:p w14:paraId="1152ABB8" w14:textId="77777777" w:rsidR="000B0FF1" w:rsidRPr="000A4D52" w:rsidRDefault="000B0FF1" w:rsidP="00DA3D34">
            <w:pPr>
              <w:pStyle w:val="HTMLPreformatted"/>
              <w:jc w:val="center"/>
              <w:rPr>
                <w:ins w:id="172" w:author="Pacella, Christina (DEC)" w:date="2025-04-29T12:02:00Z"/>
                <w:rFonts w:ascii="Garamond" w:hAnsi="Garamond" w:cs="Times New Roman"/>
                <w:bCs/>
                <w:sz w:val="22"/>
                <w:szCs w:val="22"/>
              </w:rPr>
            </w:pPr>
            <w:ins w:id="173" w:author="Pacella, Christina (DEC)" w:date="2025-04-29T12:02:00Z">
              <w:r>
                <w:rPr>
                  <w:rFonts w:ascii="Garamond" w:hAnsi="Garamond" w:cs="Times New Roman"/>
                  <w:bCs/>
                  <w:sz w:val="22"/>
                  <w:szCs w:val="22"/>
                </w:rPr>
                <w:t>9.144</w:t>
              </w:r>
            </w:ins>
          </w:p>
        </w:tc>
        <w:tc>
          <w:tcPr>
            <w:tcW w:w="5400" w:type="dxa"/>
            <w:vAlign w:val="center"/>
          </w:tcPr>
          <w:p w14:paraId="2B9273EF" w14:textId="77777777" w:rsidR="000B0FF1" w:rsidRDefault="000B0FF1" w:rsidP="00DA3D34">
            <w:pPr>
              <w:pStyle w:val="HTMLPreformatted"/>
              <w:rPr>
                <w:ins w:id="174" w:author="Pacella, Christina (DEC)" w:date="2025-04-29T12:02:00Z"/>
                <w:rFonts w:ascii="Garamond" w:hAnsi="Garamond" w:cs="Times New Roman"/>
                <w:bCs/>
                <w:sz w:val="22"/>
                <w:szCs w:val="22"/>
              </w:rPr>
            </w:pPr>
            <w:ins w:id="175" w:author="Pacella, Christina (DEC)" w:date="2025-04-29T12:02:00Z">
              <w:r>
                <w:rPr>
                  <w:rFonts w:ascii="Garamond" w:hAnsi="Garamond" w:cs="Times New Roman"/>
                  <w:bCs/>
                  <w:sz w:val="22"/>
                  <w:szCs w:val="22"/>
                </w:rPr>
                <w:t>Composed of aluminum</w:t>
              </w:r>
            </w:ins>
          </w:p>
        </w:tc>
      </w:tr>
      <w:tr w:rsidR="000B0FF1" w14:paraId="0BECF0D4" w14:textId="77777777" w:rsidTr="00DA3D34">
        <w:trPr>
          <w:trHeight w:val="247"/>
          <w:ins w:id="176" w:author="Pacella, Christina (DEC)" w:date="2025-04-29T12:02:00Z"/>
        </w:trPr>
        <w:tc>
          <w:tcPr>
            <w:tcW w:w="3150" w:type="dxa"/>
            <w:vAlign w:val="center"/>
          </w:tcPr>
          <w:p w14:paraId="52644CEF" w14:textId="77777777" w:rsidR="000B0FF1" w:rsidRPr="000A4D52" w:rsidRDefault="000B0FF1" w:rsidP="00DA3D34">
            <w:pPr>
              <w:pStyle w:val="HTMLPreformatted"/>
              <w:rPr>
                <w:ins w:id="177" w:author="Pacella, Christina (DEC)" w:date="2025-04-29T12:02:00Z"/>
                <w:rFonts w:ascii="Garamond" w:hAnsi="Garamond" w:cs="Times New Roman"/>
                <w:bCs/>
                <w:sz w:val="22"/>
                <w:szCs w:val="22"/>
              </w:rPr>
            </w:pPr>
            <w:ins w:id="178" w:author="Pacella, Christina (DEC)" w:date="2025-04-29T12:02:00Z">
              <w:r w:rsidRPr="005E13BE">
                <w:rPr>
                  <w:rFonts w:ascii="Garamond" w:hAnsi="Garamond" w:cs="Times New Roman"/>
                  <w:bCs/>
                  <w:sz w:val="22"/>
                  <w:szCs w:val="22"/>
                </w:rPr>
                <w:t xml:space="preserve">Platform </w:t>
              </w:r>
              <w:r>
                <w:rPr>
                  <w:rFonts w:ascii="Garamond" w:hAnsi="Garamond" w:cs="Times New Roman"/>
                  <w:bCs/>
                  <w:sz w:val="22"/>
                  <w:szCs w:val="22"/>
                </w:rPr>
                <w:t>(</w:t>
              </w:r>
              <w:r w:rsidRPr="00F94948">
                <w:rPr>
                  <w:rFonts w:ascii="Garamond" w:hAnsi="Garamond" w:cs="Times New Roman"/>
                  <w:bCs/>
                  <w:i/>
                  <w:sz w:val="22"/>
                  <w:szCs w:val="22"/>
                </w:rPr>
                <w:t>if applicable</w:t>
              </w:r>
              <w:r>
                <w:rPr>
                  <w:rFonts w:ascii="Garamond" w:hAnsi="Garamond" w:cs="Times New Roman"/>
                  <w:bCs/>
                  <w:i/>
                  <w:sz w:val="22"/>
                  <w:szCs w:val="22"/>
                </w:rPr>
                <w:t>)</w:t>
              </w:r>
            </w:ins>
          </w:p>
        </w:tc>
        <w:tc>
          <w:tcPr>
            <w:tcW w:w="1350" w:type="dxa"/>
            <w:vAlign w:val="center"/>
          </w:tcPr>
          <w:p w14:paraId="6CE85DBD" w14:textId="77777777" w:rsidR="000B0FF1" w:rsidRPr="000A4D52" w:rsidRDefault="000B0FF1" w:rsidP="00DA3D34">
            <w:pPr>
              <w:pStyle w:val="HTMLPreformatted"/>
              <w:jc w:val="center"/>
              <w:rPr>
                <w:ins w:id="179" w:author="Pacella, Christina (DEC)" w:date="2025-04-29T12:02:00Z"/>
                <w:rFonts w:ascii="Garamond" w:hAnsi="Garamond" w:cs="Times New Roman"/>
                <w:bCs/>
                <w:sz w:val="22"/>
                <w:szCs w:val="22"/>
              </w:rPr>
            </w:pPr>
            <w:ins w:id="180" w:author="Pacella, Christina (DEC)" w:date="2025-04-29T12:02:00Z">
              <w:r>
                <w:rPr>
                  <w:rFonts w:ascii="Garamond" w:hAnsi="Garamond" w:cs="Times New Roman"/>
                  <w:bCs/>
                  <w:sz w:val="22"/>
                  <w:szCs w:val="22"/>
                </w:rPr>
                <w:t>2.7</w:t>
              </w:r>
            </w:ins>
          </w:p>
        </w:tc>
        <w:tc>
          <w:tcPr>
            <w:tcW w:w="5400" w:type="dxa"/>
            <w:vAlign w:val="center"/>
          </w:tcPr>
          <w:p w14:paraId="29611199" w14:textId="77777777" w:rsidR="000B0FF1" w:rsidRDefault="000B0FF1" w:rsidP="00DA3D34">
            <w:pPr>
              <w:pStyle w:val="HTMLPreformatted"/>
              <w:rPr>
                <w:ins w:id="181" w:author="Pacella, Christina (DEC)" w:date="2025-04-29T12:02:00Z"/>
                <w:rFonts w:ascii="Garamond" w:hAnsi="Garamond" w:cs="Times New Roman"/>
                <w:bCs/>
                <w:sz w:val="22"/>
                <w:szCs w:val="22"/>
              </w:rPr>
            </w:pPr>
            <w:ins w:id="182" w:author="Pacella, Christina (DEC)" w:date="2025-04-29T12:02:00Z">
              <w:r>
                <w:rPr>
                  <w:rFonts w:ascii="Garamond" w:hAnsi="Garamond" w:cs="Times New Roman"/>
                  <w:bCs/>
                  <w:sz w:val="22"/>
                  <w:szCs w:val="22"/>
                </w:rPr>
                <w:t>Tower is situated on the western deck of an office building</w:t>
              </w:r>
            </w:ins>
          </w:p>
        </w:tc>
      </w:tr>
      <w:tr w:rsidR="000B0FF1" w14:paraId="5876ED28" w14:textId="77777777" w:rsidTr="00DA3D34">
        <w:trPr>
          <w:trHeight w:val="247"/>
          <w:ins w:id="183" w:author="Pacella, Christina (DEC)" w:date="2025-04-29T12:02:00Z"/>
        </w:trPr>
        <w:tc>
          <w:tcPr>
            <w:tcW w:w="3150" w:type="dxa"/>
            <w:vAlign w:val="center"/>
          </w:tcPr>
          <w:p w14:paraId="1BDFAB1E" w14:textId="77777777" w:rsidR="000B0FF1" w:rsidRPr="005E13BE" w:rsidRDefault="000B0FF1" w:rsidP="00DA3D34">
            <w:pPr>
              <w:pStyle w:val="HTMLPreformatted"/>
              <w:rPr>
                <w:ins w:id="184" w:author="Pacella, Christina (DEC)" w:date="2025-04-29T12:02:00Z"/>
                <w:rFonts w:ascii="Garamond" w:hAnsi="Garamond" w:cs="Times New Roman"/>
                <w:bCs/>
                <w:sz w:val="22"/>
                <w:szCs w:val="22"/>
              </w:rPr>
            </w:pPr>
          </w:p>
        </w:tc>
        <w:tc>
          <w:tcPr>
            <w:tcW w:w="1350" w:type="dxa"/>
            <w:vAlign w:val="center"/>
          </w:tcPr>
          <w:p w14:paraId="6EB456EB" w14:textId="77777777" w:rsidR="000B0FF1" w:rsidRPr="000A4D52" w:rsidRDefault="000B0FF1" w:rsidP="00DA3D34">
            <w:pPr>
              <w:pStyle w:val="HTMLPreformatted"/>
              <w:jc w:val="center"/>
              <w:rPr>
                <w:ins w:id="185" w:author="Pacella, Christina (DEC)" w:date="2025-04-29T12:02:00Z"/>
                <w:rFonts w:ascii="Garamond" w:hAnsi="Garamond" w:cs="Times New Roman"/>
                <w:bCs/>
                <w:sz w:val="22"/>
                <w:szCs w:val="22"/>
              </w:rPr>
            </w:pPr>
          </w:p>
        </w:tc>
        <w:tc>
          <w:tcPr>
            <w:tcW w:w="5400" w:type="dxa"/>
            <w:vAlign w:val="center"/>
          </w:tcPr>
          <w:p w14:paraId="177757FB" w14:textId="77777777" w:rsidR="000B0FF1" w:rsidRDefault="000B0FF1" w:rsidP="00DA3D34">
            <w:pPr>
              <w:pStyle w:val="HTMLPreformatted"/>
              <w:rPr>
                <w:ins w:id="186" w:author="Pacella, Christina (DEC)" w:date="2025-04-29T12:02:00Z"/>
                <w:rFonts w:ascii="Garamond" w:hAnsi="Garamond" w:cs="Times New Roman"/>
                <w:bCs/>
                <w:sz w:val="22"/>
                <w:szCs w:val="22"/>
              </w:rPr>
            </w:pPr>
          </w:p>
        </w:tc>
      </w:tr>
      <w:tr w:rsidR="000B0FF1" w14:paraId="586C860D" w14:textId="77777777" w:rsidTr="00DA3D34">
        <w:trPr>
          <w:trHeight w:val="258"/>
          <w:ins w:id="187" w:author="Pacella, Christina (DEC)" w:date="2025-04-29T12:02:00Z"/>
        </w:trPr>
        <w:tc>
          <w:tcPr>
            <w:tcW w:w="3150" w:type="dxa"/>
            <w:vAlign w:val="center"/>
          </w:tcPr>
          <w:p w14:paraId="6575017A" w14:textId="77777777" w:rsidR="000B0FF1" w:rsidRPr="000A4D52" w:rsidRDefault="000B0FF1" w:rsidP="00DA3D34">
            <w:pPr>
              <w:pStyle w:val="HTMLPreformatted"/>
              <w:rPr>
                <w:ins w:id="188" w:author="Pacella, Christina (DEC)" w:date="2025-04-29T12:02:00Z"/>
                <w:rFonts w:ascii="Garamond" w:hAnsi="Garamond" w:cs="Times New Roman"/>
                <w:bCs/>
                <w:sz w:val="22"/>
                <w:szCs w:val="22"/>
              </w:rPr>
            </w:pPr>
            <w:ins w:id="189" w:author="Pacella, Christina (DEC)" w:date="2025-04-29T12:02:00Z">
              <w:r w:rsidRPr="000A4D52">
                <w:rPr>
                  <w:rFonts w:ascii="Garamond" w:hAnsi="Garamond" w:cs="Times New Roman"/>
                  <w:bCs/>
                  <w:sz w:val="22"/>
                  <w:szCs w:val="22"/>
                </w:rPr>
                <w:t>Temperature/Relative Humidity</w:t>
              </w:r>
            </w:ins>
          </w:p>
        </w:tc>
        <w:tc>
          <w:tcPr>
            <w:tcW w:w="1350" w:type="dxa"/>
            <w:vAlign w:val="center"/>
          </w:tcPr>
          <w:p w14:paraId="54C69F61" w14:textId="77777777" w:rsidR="000B0FF1" w:rsidRPr="000A4D52" w:rsidRDefault="000B0FF1" w:rsidP="00DA3D34">
            <w:pPr>
              <w:pStyle w:val="HTMLPreformatted"/>
              <w:jc w:val="center"/>
              <w:rPr>
                <w:ins w:id="190" w:author="Pacella, Christina (DEC)" w:date="2025-04-29T12:02:00Z"/>
                <w:rFonts w:ascii="Garamond" w:hAnsi="Garamond" w:cs="Times New Roman"/>
                <w:bCs/>
                <w:sz w:val="22"/>
                <w:szCs w:val="22"/>
              </w:rPr>
            </w:pPr>
            <w:ins w:id="191" w:author="Pacella, Christina (DEC)" w:date="2025-04-29T12:02:00Z">
              <w:r>
                <w:rPr>
                  <w:rFonts w:ascii="Garamond" w:hAnsi="Garamond" w:cs="Times New Roman"/>
                  <w:bCs/>
                  <w:sz w:val="22"/>
                  <w:szCs w:val="22"/>
                </w:rPr>
                <w:t>3.7</w:t>
              </w:r>
            </w:ins>
          </w:p>
        </w:tc>
        <w:tc>
          <w:tcPr>
            <w:tcW w:w="5400" w:type="dxa"/>
            <w:vAlign w:val="center"/>
          </w:tcPr>
          <w:p w14:paraId="62DD21F4" w14:textId="77777777" w:rsidR="000B0FF1" w:rsidRPr="000A4D52" w:rsidRDefault="000B0FF1" w:rsidP="00DA3D34">
            <w:pPr>
              <w:pStyle w:val="HTMLPreformatted"/>
              <w:rPr>
                <w:ins w:id="192" w:author="Pacella, Christina (DEC)" w:date="2025-04-29T12:02:00Z"/>
                <w:rFonts w:ascii="Garamond" w:hAnsi="Garamond" w:cs="Times New Roman"/>
                <w:bCs/>
                <w:sz w:val="22"/>
                <w:szCs w:val="22"/>
              </w:rPr>
            </w:pPr>
            <w:ins w:id="193" w:author="Pacella, Christina (DEC)" w:date="2025-04-29T12:02:00Z">
              <w:r>
                <w:rPr>
                  <w:rFonts w:ascii="Garamond" w:hAnsi="Garamond" w:cs="Times New Roman"/>
                  <w:bCs/>
                  <w:sz w:val="22"/>
                  <w:szCs w:val="22"/>
                </w:rPr>
                <w:t>Adjacent to the tower, attached to the deck handrail</w:t>
              </w:r>
            </w:ins>
          </w:p>
        </w:tc>
      </w:tr>
      <w:tr w:rsidR="000B0FF1" w14:paraId="33AE85AB" w14:textId="77777777" w:rsidTr="00DA3D34">
        <w:trPr>
          <w:trHeight w:val="247"/>
          <w:ins w:id="194" w:author="Pacella, Christina (DEC)" w:date="2025-04-29T12:02:00Z"/>
        </w:trPr>
        <w:tc>
          <w:tcPr>
            <w:tcW w:w="3150" w:type="dxa"/>
            <w:vAlign w:val="center"/>
          </w:tcPr>
          <w:p w14:paraId="565F7697" w14:textId="77777777" w:rsidR="000B0FF1" w:rsidRPr="000A4D52" w:rsidRDefault="000B0FF1" w:rsidP="00DA3D34">
            <w:pPr>
              <w:pStyle w:val="HTMLPreformatted"/>
              <w:rPr>
                <w:ins w:id="195" w:author="Pacella, Christina (DEC)" w:date="2025-04-29T12:02:00Z"/>
                <w:rFonts w:ascii="Garamond" w:hAnsi="Garamond" w:cs="Times New Roman"/>
                <w:bCs/>
                <w:sz w:val="22"/>
                <w:szCs w:val="22"/>
              </w:rPr>
            </w:pPr>
            <w:ins w:id="196" w:author="Pacella, Christina (DEC)" w:date="2025-04-29T12:02:00Z">
              <w:r w:rsidRPr="000A4D52">
                <w:rPr>
                  <w:rFonts w:ascii="Garamond" w:hAnsi="Garamond" w:cs="Times New Roman"/>
                  <w:bCs/>
                  <w:sz w:val="22"/>
                  <w:szCs w:val="22"/>
                </w:rPr>
                <w:t>Barometric Pressure</w:t>
              </w:r>
            </w:ins>
          </w:p>
        </w:tc>
        <w:tc>
          <w:tcPr>
            <w:tcW w:w="1350" w:type="dxa"/>
            <w:vAlign w:val="center"/>
          </w:tcPr>
          <w:p w14:paraId="27555ED7" w14:textId="77777777" w:rsidR="000B0FF1" w:rsidRPr="001D2D13" w:rsidRDefault="000B0FF1" w:rsidP="00DA3D34">
            <w:pPr>
              <w:pStyle w:val="HTMLPreformatted"/>
              <w:jc w:val="center"/>
              <w:rPr>
                <w:ins w:id="197" w:author="Pacella, Christina (DEC)" w:date="2025-04-29T12:02:00Z"/>
                <w:rFonts w:ascii="Garamond" w:hAnsi="Garamond" w:cs="Times New Roman"/>
                <w:bCs/>
                <w:iCs/>
                <w:sz w:val="22"/>
                <w:szCs w:val="22"/>
              </w:rPr>
            </w:pPr>
            <w:ins w:id="198" w:author="Pacella, Christina (DEC)" w:date="2025-04-29T12:02:00Z">
              <w:r w:rsidRPr="007E170B">
                <w:rPr>
                  <w:rFonts w:ascii="Garamond" w:hAnsi="Garamond" w:cs="Times New Roman"/>
                  <w:bCs/>
                  <w:iCs/>
                  <w:sz w:val="22"/>
                  <w:szCs w:val="22"/>
                </w:rPr>
                <w:t>3.7</w:t>
              </w:r>
            </w:ins>
          </w:p>
        </w:tc>
        <w:tc>
          <w:tcPr>
            <w:tcW w:w="5400" w:type="dxa"/>
            <w:vAlign w:val="center"/>
          </w:tcPr>
          <w:p w14:paraId="11242BBC" w14:textId="77777777" w:rsidR="000B0FF1" w:rsidRPr="001D2D13" w:rsidRDefault="000B0FF1" w:rsidP="00DA3D34">
            <w:pPr>
              <w:pStyle w:val="HTMLPreformatted"/>
              <w:rPr>
                <w:ins w:id="199" w:author="Pacella, Christina (DEC)" w:date="2025-04-29T12:02:00Z"/>
                <w:rFonts w:ascii="Garamond" w:hAnsi="Garamond" w:cs="Times New Roman"/>
                <w:bCs/>
                <w:iCs/>
                <w:sz w:val="22"/>
                <w:szCs w:val="22"/>
              </w:rPr>
            </w:pPr>
            <w:ins w:id="200" w:author="Pacella, Christina (DEC)" w:date="2025-04-29T12:02:00Z">
              <w:r w:rsidRPr="007E170B">
                <w:rPr>
                  <w:rFonts w:ascii="Garamond" w:hAnsi="Garamond" w:cs="Times New Roman"/>
                  <w:bCs/>
                  <w:iCs/>
                  <w:sz w:val="22"/>
                  <w:szCs w:val="22"/>
                </w:rPr>
                <w:t>Situated within a fiberglass case attached to the tower</w:t>
              </w:r>
            </w:ins>
          </w:p>
        </w:tc>
      </w:tr>
      <w:tr w:rsidR="000B0FF1" w14:paraId="3458DE4B" w14:textId="77777777" w:rsidTr="00DA3D34">
        <w:trPr>
          <w:trHeight w:val="247"/>
          <w:ins w:id="201" w:author="Pacella, Christina (DEC)" w:date="2025-04-29T12:02:00Z"/>
        </w:trPr>
        <w:tc>
          <w:tcPr>
            <w:tcW w:w="3150" w:type="dxa"/>
            <w:vAlign w:val="center"/>
          </w:tcPr>
          <w:p w14:paraId="494AB7B4" w14:textId="77777777" w:rsidR="000B0FF1" w:rsidRPr="000A4D52" w:rsidRDefault="000B0FF1" w:rsidP="00DA3D34">
            <w:pPr>
              <w:pStyle w:val="HTMLPreformatted"/>
              <w:rPr>
                <w:ins w:id="202" w:author="Pacella, Christina (DEC)" w:date="2025-04-29T12:02:00Z"/>
                <w:rFonts w:ascii="Garamond" w:hAnsi="Garamond" w:cs="Times New Roman"/>
                <w:bCs/>
                <w:sz w:val="22"/>
                <w:szCs w:val="22"/>
              </w:rPr>
            </w:pPr>
            <w:ins w:id="203" w:author="Pacella, Christina (DEC)" w:date="2025-04-29T12:02:00Z">
              <w:r w:rsidRPr="000A4D52">
                <w:rPr>
                  <w:rFonts w:ascii="Garamond" w:hAnsi="Garamond" w:cs="Times New Roman"/>
                  <w:bCs/>
                  <w:sz w:val="22"/>
                  <w:szCs w:val="22"/>
                </w:rPr>
                <w:t>Wind</w:t>
              </w:r>
            </w:ins>
          </w:p>
        </w:tc>
        <w:tc>
          <w:tcPr>
            <w:tcW w:w="1350" w:type="dxa"/>
            <w:vAlign w:val="center"/>
          </w:tcPr>
          <w:p w14:paraId="52765246" w14:textId="77777777" w:rsidR="000B0FF1" w:rsidRPr="007E170B" w:rsidRDefault="000B0FF1" w:rsidP="00DA3D34">
            <w:pPr>
              <w:pStyle w:val="HTMLPreformatted"/>
              <w:jc w:val="center"/>
              <w:rPr>
                <w:ins w:id="204" w:author="Pacella, Christina (DEC)" w:date="2025-04-29T12:02:00Z"/>
                <w:rFonts w:ascii="Garamond" w:hAnsi="Garamond" w:cs="Times New Roman"/>
                <w:bCs/>
                <w:iCs/>
                <w:sz w:val="22"/>
                <w:szCs w:val="22"/>
              </w:rPr>
            </w:pPr>
            <w:ins w:id="205" w:author="Pacella, Christina (DEC)" w:date="2025-04-29T12:02:00Z">
              <w:r>
                <w:rPr>
                  <w:rFonts w:ascii="Garamond" w:hAnsi="Garamond" w:cs="Times New Roman"/>
                  <w:bCs/>
                  <w:iCs/>
                  <w:sz w:val="22"/>
                  <w:szCs w:val="22"/>
                </w:rPr>
                <w:t>11.9</w:t>
              </w:r>
            </w:ins>
          </w:p>
        </w:tc>
        <w:tc>
          <w:tcPr>
            <w:tcW w:w="5400" w:type="dxa"/>
            <w:vAlign w:val="center"/>
          </w:tcPr>
          <w:p w14:paraId="203F3820" w14:textId="77777777" w:rsidR="000B0FF1" w:rsidRPr="007E170B" w:rsidRDefault="000B0FF1" w:rsidP="00DA3D34">
            <w:pPr>
              <w:pStyle w:val="HTMLPreformatted"/>
              <w:rPr>
                <w:ins w:id="206" w:author="Pacella, Christina (DEC)" w:date="2025-04-29T12:02:00Z"/>
                <w:rFonts w:ascii="Garamond" w:hAnsi="Garamond" w:cs="Times New Roman"/>
                <w:bCs/>
                <w:iCs/>
                <w:sz w:val="22"/>
                <w:szCs w:val="22"/>
              </w:rPr>
            </w:pPr>
            <w:ins w:id="207" w:author="Pacella, Christina (DEC)" w:date="2025-04-29T12:02:00Z">
              <w:r>
                <w:rPr>
                  <w:rFonts w:ascii="Garamond" w:hAnsi="Garamond" w:cs="Times New Roman"/>
                  <w:bCs/>
                  <w:iCs/>
                  <w:sz w:val="22"/>
                  <w:szCs w:val="22"/>
                </w:rPr>
                <w:t>Situated at the topmost point of the tower</w:t>
              </w:r>
            </w:ins>
          </w:p>
        </w:tc>
      </w:tr>
      <w:tr w:rsidR="000B0FF1" w14:paraId="77F82458" w14:textId="77777777" w:rsidTr="00DA3D34">
        <w:trPr>
          <w:trHeight w:val="258"/>
          <w:ins w:id="208" w:author="Pacella, Christina (DEC)" w:date="2025-04-29T12:02:00Z"/>
        </w:trPr>
        <w:tc>
          <w:tcPr>
            <w:tcW w:w="3150" w:type="dxa"/>
            <w:vAlign w:val="center"/>
          </w:tcPr>
          <w:p w14:paraId="5054C5B4" w14:textId="77777777" w:rsidR="000B0FF1" w:rsidRPr="00143C90" w:rsidRDefault="000B0FF1" w:rsidP="00DA3D34">
            <w:pPr>
              <w:pStyle w:val="HTMLPreformatted"/>
              <w:rPr>
                <w:ins w:id="209" w:author="Pacella, Christina (DEC)" w:date="2025-04-29T12:02:00Z"/>
                <w:rFonts w:ascii="Garamond" w:hAnsi="Garamond" w:cs="Times New Roman"/>
                <w:bCs/>
                <w:sz w:val="22"/>
                <w:szCs w:val="22"/>
              </w:rPr>
            </w:pPr>
            <w:ins w:id="210" w:author="Pacella, Christina (DEC)" w:date="2025-04-29T12:02:00Z">
              <w:r w:rsidRPr="00143C90">
                <w:rPr>
                  <w:rFonts w:ascii="Garamond" w:hAnsi="Garamond" w:cs="Times New Roman"/>
                  <w:bCs/>
                  <w:sz w:val="22"/>
                  <w:szCs w:val="22"/>
                </w:rPr>
                <w:t>PAR</w:t>
              </w:r>
            </w:ins>
          </w:p>
        </w:tc>
        <w:tc>
          <w:tcPr>
            <w:tcW w:w="1350" w:type="dxa"/>
            <w:vAlign w:val="center"/>
          </w:tcPr>
          <w:p w14:paraId="5F3157CA" w14:textId="77777777" w:rsidR="000B0FF1" w:rsidRPr="00143C90" w:rsidRDefault="000B0FF1" w:rsidP="00DA3D34">
            <w:pPr>
              <w:pStyle w:val="HTMLPreformatted"/>
              <w:jc w:val="center"/>
              <w:rPr>
                <w:ins w:id="211" w:author="Pacella, Christina (DEC)" w:date="2025-04-29T12:02:00Z"/>
                <w:rFonts w:ascii="Garamond" w:hAnsi="Garamond" w:cs="Times New Roman"/>
                <w:bCs/>
                <w:sz w:val="22"/>
                <w:szCs w:val="22"/>
              </w:rPr>
            </w:pPr>
            <w:ins w:id="212" w:author="Pacella, Christina (DEC)" w:date="2025-04-29T12:02:00Z">
              <w:r w:rsidRPr="00143C90">
                <w:rPr>
                  <w:rFonts w:ascii="Garamond" w:hAnsi="Garamond" w:cs="Times New Roman"/>
                  <w:bCs/>
                  <w:sz w:val="22"/>
                  <w:szCs w:val="22"/>
                </w:rPr>
                <w:t>3</w:t>
              </w:r>
            </w:ins>
          </w:p>
        </w:tc>
        <w:tc>
          <w:tcPr>
            <w:tcW w:w="5400" w:type="dxa"/>
            <w:vAlign w:val="center"/>
          </w:tcPr>
          <w:p w14:paraId="0301D294" w14:textId="77777777" w:rsidR="000B0FF1" w:rsidRPr="00143C90" w:rsidRDefault="000B0FF1" w:rsidP="00DA3D34">
            <w:pPr>
              <w:pStyle w:val="HTMLPreformatted"/>
              <w:rPr>
                <w:ins w:id="213" w:author="Pacella, Christina (DEC)" w:date="2025-04-29T12:02:00Z"/>
                <w:rFonts w:ascii="Garamond" w:hAnsi="Garamond" w:cs="Times New Roman"/>
                <w:bCs/>
                <w:sz w:val="22"/>
                <w:szCs w:val="22"/>
              </w:rPr>
            </w:pPr>
            <w:ins w:id="214" w:author="Pacella, Christina (DEC)" w:date="2025-04-29T12:02:00Z">
              <w:r w:rsidRPr="00143C90">
                <w:rPr>
                  <w:rFonts w:ascii="Garamond" w:hAnsi="Garamond" w:cs="Times New Roman"/>
                  <w:bCs/>
                  <w:sz w:val="22"/>
                  <w:szCs w:val="22"/>
                </w:rPr>
                <w:t>Situated on a metal arm, affixed to the tower</w:t>
              </w:r>
            </w:ins>
          </w:p>
        </w:tc>
      </w:tr>
      <w:tr w:rsidR="000B0FF1" w14:paraId="0CFF8EB2" w14:textId="77777777" w:rsidTr="00DA3D34">
        <w:trPr>
          <w:trHeight w:val="247"/>
          <w:ins w:id="215" w:author="Pacella, Christina (DEC)" w:date="2025-04-29T12:02:00Z"/>
        </w:trPr>
        <w:tc>
          <w:tcPr>
            <w:tcW w:w="3150" w:type="dxa"/>
            <w:vAlign w:val="center"/>
          </w:tcPr>
          <w:p w14:paraId="05974719" w14:textId="77777777" w:rsidR="000B0FF1" w:rsidRPr="000A4D52" w:rsidRDefault="000B0FF1" w:rsidP="00DA3D34">
            <w:pPr>
              <w:pStyle w:val="HTMLPreformatted"/>
              <w:rPr>
                <w:ins w:id="216" w:author="Pacella, Christina (DEC)" w:date="2025-04-29T12:02:00Z"/>
                <w:rFonts w:ascii="Garamond" w:hAnsi="Garamond" w:cs="Times New Roman"/>
                <w:bCs/>
                <w:sz w:val="22"/>
                <w:szCs w:val="22"/>
              </w:rPr>
            </w:pPr>
            <w:ins w:id="217" w:author="Pacella, Christina (DEC)" w:date="2025-04-29T12:02:00Z">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ins>
          </w:p>
        </w:tc>
        <w:tc>
          <w:tcPr>
            <w:tcW w:w="1350" w:type="dxa"/>
            <w:vAlign w:val="center"/>
          </w:tcPr>
          <w:p w14:paraId="178F4FB1" w14:textId="77777777" w:rsidR="000B0FF1" w:rsidRPr="000A4D52" w:rsidRDefault="000B0FF1" w:rsidP="00DA3D34">
            <w:pPr>
              <w:pStyle w:val="HTMLPreformatted"/>
              <w:jc w:val="center"/>
              <w:rPr>
                <w:ins w:id="218" w:author="Pacella, Christina (DEC)" w:date="2025-04-29T12:02:00Z"/>
                <w:rFonts w:ascii="Garamond" w:hAnsi="Garamond" w:cs="Times New Roman"/>
                <w:bCs/>
                <w:sz w:val="22"/>
                <w:szCs w:val="22"/>
              </w:rPr>
            </w:pPr>
            <w:ins w:id="219" w:author="Pacella, Christina (DEC)" w:date="2025-04-29T12:02:00Z">
              <w:r>
                <w:rPr>
                  <w:rFonts w:ascii="Garamond" w:hAnsi="Garamond" w:cs="Times New Roman"/>
                  <w:bCs/>
                  <w:sz w:val="22"/>
                  <w:szCs w:val="22"/>
                </w:rPr>
                <w:t>4.9</w:t>
              </w:r>
            </w:ins>
          </w:p>
        </w:tc>
        <w:tc>
          <w:tcPr>
            <w:tcW w:w="5400" w:type="dxa"/>
            <w:vAlign w:val="center"/>
          </w:tcPr>
          <w:p w14:paraId="6FF10952" w14:textId="77777777" w:rsidR="000B0FF1" w:rsidRPr="00AE7EAF" w:rsidRDefault="000B0FF1" w:rsidP="00DA3D34">
            <w:pPr>
              <w:pStyle w:val="HTMLPreformatted"/>
              <w:rPr>
                <w:ins w:id="220" w:author="Pacella, Christina (DEC)" w:date="2025-04-29T12:02:00Z"/>
                <w:rFonts w:ascii="Garamond" w:hAnsi="Garamond" w:cs="Times New Roman"/>
                <w:bCs/>
                <w:iCs/>
                <w:sz w:val="22"/>
                <w:szCs w:val="22"/>
              </w:rPr>
            </w:pPr>
            <w:ins w:id="221" w:author="Pacella, Christina (DEC)" w:date="2025-04-29T12:02:00Z">
              <w:r w:rsidRPr="007E170B">
                <w:rPr>
                  <w:rFonts w:ascii="Garamond" w:hAnsi="Garamond" w:cs="Times New Roman"/>
                  <w:bCs/>
                  <w:iCs/>
                  <w:sz w:val="22"/>
                  <w:szCs w:val="22"/>
                </w:rPr>
                <w:t>Adjacent to the tower, affixed to the building roof</w:t>
              </w:r>
            </w:ins>
          </w:p>
        </w:tc>
      </w:tr>
    </w:tbl>
    <w:p w14:paraId="4311F88A" w14:textId="77777777" w:rsidR="000B0FF1" w:rsidRDefault="000B0FF1" w:rsidP="000B0FF1">
      <w:pPr>
        <w:pStyle w:val="HTMLPreformatted"/>
        <w:rPr>
          <w:ins w:id="222" w:author="Pacella, Christina (DEC)" w:date="2025-04-29T12:02:00Z"/>
          <w:rFonts w:ascii="Garamond" w:hAnsi="Garamond"/>
          <w:sz w:val="22"/>
          <w:szCs w:val="22"/>
        </w:rPr>
      </w:pPr>
    </w:p>
    <w:p w14:paraId="2378909D" w14:textId="77777777" w:rsidR="000B0FF1" w:rsidRPr="00313680" w:rsidRDefault="000B0FF1" w:rsidP="000B0FF1">
      <w:pPr>
        <w:pStyle w:val="HTMLPreformatted"/>
        <w:rPr>
          <w:ins w:id="223" w:author="Pacella, Christina (DEC)" w:date="2025-04-29T12:02:00Z"/>
          <w:rFonts w:ascii="Garamond" w:hAnsi="Garamond" w:cs="Times New Roman"/>
          <w:b/>
          <w:bCs/>
          <w:sz w:val="22"/>
          <w:szCs w:val="22"/>
        </w:rPr>
      </w:pPr>
      <w:ins w:id="224" w:author="Pacella, Christina (DEC)" w:date="2025-04-29T12:02:00Z">
        <w:r>
          <w:rPr>
            <w:rFonts w:ascii="Garamond" w:hAnsi="Garamond"/>
            <w:b/>
            <w:bCs/>
            <w:sz w:val="22"/>
            <w:szCs w:val="22"/>
          </w:rPr>
          <w:t>Norrie Point</w:t>
        </w:r>
        <w:r w:rsidRPr="00313680">
          <w:rPr>
            <w:rFonts w:ascii="Garamond" w:hAnsi="Garamond"/>
            <w:b/>
            <w:bCs/>
            <w:sz w:val="22"/>
            <w:szCs w:val="22"/>
          </w:rPr>
          <w:t>:</w:t>
        </w:r>
      </w:ins>
    </w:p>
    <w:tbl>
      <w:tblPr>
        <w:tblStyle w:val="TableGrid"/>
        <w:tblW w:w="0" w:type="auto"/>
        <w:tblInd w:w="-5" w:type="dxa"/>
        <w:tblLook w:val="04A0" w:firstRow="1" w:lastRow="0" w:firstColumn="1" w:lastColumn="0" w:noHBand="0" w:noVBand="1"/>
        <w:tblPrChange w:id="225" w:author="Pacella, Christina (DEC)" w:date="2025-04-29T12:02:00Z">
          <w:tblPr>
            <w:tblStyle w:val="TableGrid"/>
            <w:tblW w:w="0" w:type="auto"/>
            <w:tblInd w:w="-5" w:type="dxa"/>
            <w:tblLook w:val="04A0" w:firstRow="1" w:lastRow="0" w:firstColumn="1" w:lastColumn="0" w:noHBand="0" w:noVBand="1"/>
          </w:tblPr>
        </w:tblPrChange>
      </w:tblPr>
      <w:tblGrid>
        <w:gridCol w:w="3150"/>
        <w:gridCol w:w="1350"/>
        <w:gridCol w:w="5400"/>
        <w:tblGridChange w:id="226">
          <w:tblGrid>
            <w:gridCol w:w="35"/>
            <w:gridCol w:w="3115"/>
            <w:gridCol w:w="35"/>
            <w:gridCol w:w="1315"/>
            <w:gridCol w:w="35"/>
            <w:gridCol w:w="5365"/>
            <w:gridCol w:w="35"/>
          </w:tblGrid>
        </w:tblGridChange>
      </w:tblGrid>
      <w:tr w:rsidR="000B0FF1" w14:paraId="22FFA157" w14:textId="77777777" w:rsidTr="000B0FF1">
        <w:trPr>
          <w:trHeight w:val="247"/>
          <w:tblHeader/>
          <w:ins w:id="227" w:author="Pacella, Christina (DEC)" w:date="2025-04-29T12:02:00Z"/>
          <w:trPrChange w:id="228" w:author="Pacella, Christina (DEC)" w:date="2025-04-29T12:02:00Z">
            <w:trPr>
              <w:gridBefore w:val="1"/>
              <w:trHeight w:val="247"/>
            </w:trPr>
          </w:trPrChange>
        </w:trPr>
        <w:tc>
          <w:tcPr>
            <w:tcW w:w="3150" w:type="dxa"/>
            <w:vAlign w:val="center"/>
            <w:tcPrChange w:id="229" w:author="Pacella, Christina (DEC)" w:date="2025-04-29T12:02:00Z">
              <w:tcPr>
                <w:tcW w:w="3150" w:type="dxa"/>
                <w:gridSpan w:val="2"/>
                <w:vAlign w:val="center"/>
              </w:tcPr>
            </w:tcPrChange>
          </w:tcPr>
          <w:p w14:paraId="63509FA4" w14:textId="77777777" w:rsidR="000B0FF1" w:rsidRPr="007903F0" w:rsidRDefault="000B0FF1" w:rsidP="00DA3D34">
            <w:pPr>
              <w:pStyle w:val="HTMLPreformatted"/>
              <w:rPr>
                <w:ins w:id="230" w:author="Pacella, Christina (DEC)" w:date="2025-04-29T12:02:00Z"/>
                <w:rFonts w:ascii="Garamond" w:hAnsi="Garamond" w:cs="Times New Roman"/>
                <w:b/>
                <w:bCs/>
                <w:sz w:val="22"/>
                <w:szCs w:val="22"/>
              </w:rPr>
            </w:pPr>
            <w:ins w:id="231" w:author="Pacella, Christina (DEC)" w:date="2025-04-29T12:02:00Z">
              <w:r w:rsidRPr="007903F0">
                <w:rPr>
                  <w:rFonts w:ascii="Garamond" w:hAnsi="Garamond" w:cs="Times New Roman"/>
                  <w:b/>
                  <w:bCs/>
                  <w:sz w:val="22"/>
                  <w:szCs w:val="22"/>
                </w:rPr>
                <w:lastRenderedPageBreak/>
                <w:t xml:space="preserve">Tower and </w:t>
              </w:r>
              <w:r>
                <w:rPr>
                  <w:rFonts w:ascii="Garamond" w:hAnsi="Garamond" w:cs="Times New Roman"/>
                  <w:b/>
                  <w:bCs/>
                  <w:sz w:val="22"/>
                  <w:szCs w:val="22"/>
                </w:rPr>
                <w:t>s</w:t>
              </w:r>
              <w:r w:rsidRPr="007903F0">
                <w:rPr>
                  <w:rFonts w:ascii="Garamond" w:hAnsi="Garamond" w:cs="Times New Roman"/>
                  <w:b/>
                  <w:bCs/>
                  <w:sz w:val="22"/>
                  <w:szCs w:val="22"/>
                </w:rPr>
                <w:t xml:space="preserve">ensor </w:t>
              </w:r>
              <w:r>
                <w:rPr>
                  <w:rFonts w:ascii="Garamond" w:hAnsi="Garamond" w:cs="Times New Roman"/>
                  <w:b/>
                  <w:bCs/>
                  <w:sz w:val="22"/>
                  <w:szCs w:val="22"/>
                </w:rPr>
                <w:t>h</w:t>
              </w:r>
              <w:r w:rsidRPr="007903F0">
                <w:rPr>
                  <w:rFonts w:ascii="Garamond" w:hAnsi="Garamond" w:cs="Times New Roman"/>
                  <w:b/>
                  <w:bCs/>
                  <w:sz w:val="22"/>
                  <w:szCs w:val="22"/>
                </w:rPr>
                <w:t>eights</w:t>
              </w:r>
              <w:r>
                <w:rPr>
                  <w:rFonts w:ascii="Garamond" w:hAnsi="Garamond" w:cs="Times New Roman"/>
                  <w:b/>
                  <w:bCs/>
                  <w:sz w:val="22"/>
                  <w:szCs w:val="22"/>
                </w:rPr>
                <w:t xml:space="preserve"> </w:t>
              </w:r>
            </w:ins>
          </w:p>
        </w:tc>
        <w:tc>
          <w:tcPr>
            <w:tcW w:w="1350" w:type="dxa"/>
            <w:vAlign w:val="center"/>
            <w:tcPrChange w:id="232" w:author="Pacella, Christina (DEC)" w:date="2025-04-29T12:02:00Z">
              <w:tcPr>
                <w:tcW w:w="1350" w:type="dxa"/>
                <w:gridSpan w:val="2"/>
                <w:vAlign w:val="center"/>
              </w:tcPr>
            </w:tcPrChange>
          </w:tcPr>
          <w:p w14:paraId="270930CB" w14:textId="77777777" w:rsidR="000B0FF1" w:rsidRPr="007903F0" w:rsidRDefault="000B0FF1" w:rsidP="00DA3D34">
            <w:pPr>
              <w:pStyle w:val="HTMLPreformatted"/>
              <w:jc w:val="center"/>
              <w:rPr>
                <w:ins w:id="233" w:author="Pacella, Christina (DEC)" w:date="2025-04-29T12:02:00Z"/>
                <w:rFonts w:ascii="Garamond" w:hAnsi="Garamond" w:cs="Times New Roman"/>
                <w:b/>
                <w:bCs/>
                <w:sz w:val="22"/>
                <w:szCs w:val="22"/>
              </w:rPr>
            </w:pPr>
            <w:ins w:id="234" w:author="Pacella, Christina (DEC)" w:date="2025-04-29T12:02:00Z">
              <w:r w:rsidRPr="007903F0">
                <w:rPr>
                  <w:rFonts w:ascii="Garamond" w:hAnsi="Garamond" w:cs="Times New Roman"/>
                  <w:b/>
                  <w:bCs/>
                  <w:sz w:val="22"/>
                  <w:szCs w:val="22"/>
                </w:rPr>
                <w:t>Height (</w:t>
              </w:r>
              <w:r w:rsidRPr="007903F0">
                <w:rPr>
                  <w:rFonts w:ascii="Garamond" w:hAnsi="Garamond" w:cs="Times New Roman"/>
                  <w:b/>
                  <w:bCs/>
                  <w:i/>
                  <w:sz w:val="22"/>
                  <w:szCs w:val="22"/>
                </w:rPr>
                <w:t>meters</w:t>
              </w:r>
              <w:r w:rsidRPr="007903F0">
                <w:rPr>
                  <w:rFonts w:ascii="Garamond" w:hAnsi="Garamond" w:cs="Times New Roman"/>
                  <w:b/>
                  <w:bCs/>
                  <w:sz w:val="22"/>
                  <w:szCs w:val="22"/>
                </w:rPr>
                <w:t>)</w:t>
              </w:r>
            </w:ins>
          </w:p>
        </w:tc>
        <w:tc>
          <w:tcPr>
            <w:tcW w:w="5400" w:type="dxa"/>
            <w:vAlign w:val="center"/>
            <w:tcPrChange w:id="235" w:author="Pacella, Christina (DEC)" w:date="2025-04-29T12:02:00Z">
              <w:tcPr>
                <w:tcW w:w="5400" w:type="dxa"/>
                <w:gridSpan w:val="2"/>
                <w:vAlign w:val="center"/>
              </w:tcPr>
            </w:tcPrChange>
          </w:tcPr>
          <w:p w14:paraId="26A1A9E6" w14:textId="77777777" w:rsidR="000B0FF1" w:rsidRPr="007903F0" w:rsidRDefault="000B0FF1" w:rsidP="00DA3D34">
            <w:pPr>
              <w:pStyle w:val="HTMLPreformatted"/>
              <w:rPr>
                <w:ins w:id="236" w:author="Pacella, Christina (DEC)" w:date="2025-04-29T12:02:00Z"/>
                <w:rFonts w:ascii="Garamond" w:hAnsi="Garamond" w:cs="Times New Roman"/>
                <w:b/>
                <w:bCs/>
                <w:sz w:val="22"/>
                <w:szCs w:val="22"/>
              </w:rPr>
            </w:pPr>
            <w:ins w:id="237" w:author="Pacella, Christina (DEC)" w:date="2025-04-29T12:02:00Z">
              <w:r w:rsidRPr="007903F0">
                <w:rPr>
                  <w:rFonts w:ascii="Garamond" w:hAnsi="Garamond" w:cs="Times New Roman"/>
                  <w:b/>
                  <w:bCs/>
                  <w:sz w:val="22"/>
                  <w:szCs w:val="22"/>
                </w:rPr>
                <w:t>Notes</w:t>
              </w:r>
            </w:ins>
          </w:p>
        </w:tc>
      </w:tr>
      <w:tr w:rsidR="000B0FF1" w14:paraId="460E7378" w14:textId="77777777" w:rsidTr="00DA3D34">
        <w:trPr>
          <w:trHeight w:val="258"/>
          <w:ins w:id="238" w:author="Pacella, Christina (DEC)" w:date="2025-04-29T12:02:00Z"/>
        </w:trPr>
        <w:tc>
          <w:tcPr>
            <w:tcW w:w="3150" w:type="dxa"/>
            <w:vAlign w:val="center"/>
          </w:tcPr>
          <w:p w14:paraId="43DD56B4" w14:textId="77777777" w:rsidR="000B0FF1" w:rsidRPr="000A4D52" w:rsidRDefault="000B0FF1" w:rsidP="00DA3D34">
            <w:pPr>
              <w:pStyle w:val="HTMLPreformatted"/>
              <w:rPr>
                <w:ins w:id="239" w:author="Pacella, Christina (DEC)" w:date="2025-04-29T12:02:00Z"/>
                <w:rFonts w:ascii="Garamond" w:hAnsi="Garamond" w:cs="Times New Roman"/>
                <w:bCs/>
                <w:sz w:val="22"/>
                <w:szCs w:val="22"/>
              </w:rPr>
            </w:pPr>
            <w:ins w:id="240" w:author="Pacella, Christina (DEC)" w:date="2025-04-29T12:02:00Z">
              <w:r w:rsidRPr="005E13BE">
                <w:rPr>
                  <w:rFonts w:ascii="Garamond" w:hAnsi="Garamond" w:cs="Times New Roman"/>
                  <w:bCs/>
                  <w:sz w:val="22"/>
                  <w:szCs w:val="22"/>
                </w:rPr>
                <w:t>Tower</w:t>
              </w:r>
            </w:ins>
          </w:p>
        </w:tc>
        <w:tc>
          <w:tcPr>
            <w:tcW w:w="1350" w:type="dxa"/>
            <w:vAlign w:val="center"/>
          </w:tcPr>
          <w:p w14:paraId="1D5417E7" w14:textId="77777777" w:rsidR="000B0FF1" w:rsidRPr="000A4D52" w:rsidRDefault="000B0FF1" w:rsidP="00DA3D34">
            <w:pPr>
              <w:pStyle w:val="HTMLPreformatted"/>
              <w:jc w:val="center"/>
              <w:rPr>
                <w:ins w:id="241" w:author="Pacella, Christina (DEC)" w:date="2025-04-29T12:02:00Z"/>
                <w:rFonts w:ascii="Garamond" w:hAnsi="Garamond" w:cs="Times New Roman"/>
                <w:bCs/>
                <w:sz w:val="22"/>
                <w:szCs w:val="22"/>
              </w:rPr>
            </w:pPr>
            <w:ins w:id="242" w:author="Pacella, Christina (DEC)" w:date="2025-04-29T12:02:00Z">
              <w:r>
                <w:rPr>
                  <w:rFonts w:ascii="Garamond" w:hAnsi="Garamond" w:cs="Times New Roman"/>
                  <w:bCs/>
                  <w:sz w:val="22"/>
                  <w:szCs w:val="22"/>
                </w:rPr>
                <w:t>9.144</w:t>
              </w:r>
            </w:ins>
          </w:p>
        </w:tc>
        <w:tc>
          <w:tcPr>
            <w:tcW w:w="5400" w:type="dxa"/>
            <w:vAlign w:val="center"/>
          </w:tcPr>
          <w:p w14:paraId="3E25AA99" w14:textId="77777777" w:rsidR="000B0FF1" w:rsidRDefault="000B0FF1" w:rsidP="00DA3D34">
            <w:pPr>
              <w:pStyle w:val="HTMLPreformatted"/>
              <w:rPr>
                <w:ins w:id="243" w:author="Pacella, Christina (DEC)" w:date="2025-04-29T12:02:00Z"/>
                <w:rFonts w:ascii="Garamond" w:hAnsi="Garamond" w:cs="Times New Roman"/>
                <w:bCs/>
                <w:sz w:val="22"/>
                <w:szCs w:val="22"/>
              </w:rPr>
            </w:pPr>
            <w:ins w:id="244" w:author="Pacella, Christina (DEC)" w:date="2025-04-29T12:02:00Z">
              <w:r>
                <w:rPr>
                  <w:rFonts w:ascii="Garamond" w:hAnsi="Garamond" w:cs="Times New Roman"/>
                  <w:bCs/>
                  <w:sz w:val="22"/>
                  <w:szCs w:val="22"/>
                </w:rPr>
                <w:t>Composed of aluminum</w:t>
              </w:r>
            </w:ins>
          </w:p>
        </w:tc>
      </w:tr>
      <w:tr w:rsidR="000B0FF1" w14:paraId="18E674D5" w14:textId="77777777" w:rsidTr="00DA3D34">
        <w:trPr>
          <w:trHeight w:val="247"/>
          <w:ins w:id="245" w:author="Pacella, Christina (DEC)" w:date="2025-04-29T12:02:00Z"/>
        </w:trPr>
        <w:tc>
          <w:tcPr>
            <w:tcW w:w="3150" w:type="dxa"/>
            <w:vAlign w:val="center"/>
          </w:tcPr>
          <w:p w14:paraId="33708BCD" w14:textId="77777777" w:rsidR="000B0FF1" w:rsidRPr="000A4D52" w:rsidRDefault="000B0FF1" w:rsidP="00DA3D34">
            <w:pPr>
              <w:pStyle w:val="HTMLPreformatted"/>
              <w:rPr>
                <w:ins w:id="246" w:author="Pacella, Christina (DEC)" w:date="2025-04-29T12:02:00Z"/>
                <w:rFonts w:ascii="Garamond" w:hAnsi="Garamond" w:cs="Times New Roman"/>
                <w:bCs/>
                <w:sz w:val="22"/>
                <w:szCs w:val="22"/>
              </w:rPr>
            </w:pPr>
            <w:ins w:id="247" w:author="Pacella, Christina (DEC)" w:date="2025-04-29T12:02:00Z">
              <w:r w:rsidRPr="005E13BE">
                <w:rPr>
                  <w:rFonts w:ascii="Garamond" w:hAnsi="Garamond" w:cs="Times New Roman"/>
                  <w:bCs/>
                  <w:sz w:val="22"/>
                  <w:szCs w:val="22"/>
                </w:rPr>
                <w:t xml:space="preserve">Platform </w:t>
              </w:r>
              <w:r>
                <w:rPr>
                  <w:rFonts w:ascii="Garamond" w:hAnsi="Garamond" w:cs="Times New Roman"/>
                  <w:bCs/>
                  <w:sz w:val="22"/>
                  <w:szCs w:val="22"/>
                </w:rPr>
                <w:t>(</w:t>
              </w:r>
              <w:r w:rsidRPr="00F94948">
                <w:rPr>
                  <w:rFonts w:ascii="Garamond" w:hAnsi="Garamond" w:cs="Times New Roman"/>
                  <w:bCs/>
                  <w:i/>
                  <w:sz w:val="22"/>
                  <w:szCs w:val="22"/>
                </w:rPr>
                <w:t>if applicable</w:t>
              </w:r>
              <w:r>
                <w:rPr>
                  <w:rFonts w:ascii="Garamond" w:hAnsi="Garamond" w:cs="Times New Roman"/>
                  <w:bCs/>
                  <w:i/>
                  <w:sz w:val="22"/>
                  <w:szCs w:val="22"/>
                </w:rPr>
                <w:t>)</w:t>
              </w:r>
            </w:ins>
          </w:p>
        </w:tc>
        <w:tc>
          <w:tcPr>
            <w:tcW w:w="1350" w:type="dxa"/>
            <w:vAlign w:val="center"/>
          </w:tcPr>
          <w:p w14:paraId="7FAFFCB4" w14:textId="77777777" w:rsidR="000B0FF1" w:rsidRPr="000A4D52" w:rsidRDefault="000B0FF1" w:rsidP="00DA3D34">
            <w:pPr>
              <w:pStyle w:val="HTMLPreformatted"/>
              <w:jc w:val="center"/>
              <w:rPr>
                <w:ins w:id="248" w:author="Pacella, Christina (DEC)" w:date="2025-04-29T12:02:00Z"/>
                <w:rFonts w:ascii="Garamond" w:hAnsi="Garamond" w:cs="Times New Roman"/>
                <w:bCs/>
                <w:sz w:val="22"/>
                <w:szCs w:val="22"/>
              </w:rPr>
            </w:pPr>
          </w:p>
        </w:tc>
        <w:tc>
          <w:tcPr>
            <w:tcW w:w="5400" w:type="dxa"/>
            <w:vAlign w:val="center"/>
          </w:tcPr>
          <w:p w14:paraId="1D7E7F4D" w14:textId="77777777" w:rsidR="000B0FF1" w:rsidRDefault="000B0FF1" w:rsidP="00DA3D34">
            <w:pPr>
              <w:pStyle w:val="HTMLPreformatted"/>
              <w:rPr>
                <w:ins w:id="249" w:author="Pacella, Christina (DEC)" w:date="2025-04-29T12:02:00Z"/>
                <w:rFonts w:ascii="Garamond" w:hAnsi="Garamond" w:cs="Times New Roman"/>
                <w:bCs/>
                <w:sz w:val="22"/>
                <w:szCs w:val="22"/>
              </w:rPr>
            </w:pPr>
            <w:ins w:id="250" w:author="Pacella, Christina (DEC)" w:date="2025-04-29T12:02:00Z">
              <w:r>
                <w:rPr>
                  <w:rFonts w:ascii="Garamond" w:hAnsi="Garamond" w:cs="Times New Roman"/>
                  <w:bCs/>
                  <w:sz w:val="22"/>
                  <w:szCs w:val="22"/>
                </w:rPr>
                <w:t>Anchored to a concrete patio directly adjacent (2m) to the Hudson River</w:t>
              </w:r>
            </w:ins>
          </w:p>
        </w:tc>
      </w:tr>
      <w:tr w:rsidR="000B0FF1" w14:paraId="3FFC25F4" w14:textId="77777777" w:rsidTr="00DA3D34">
        <w:trPr>
          <w:trHeight w:val="247"/>
          <w:ins w:id="251" w:author="Pacella, Christina (DEC)" w:date="2025-04-29T12:02:00Z"/>
        </w:trPr>
        <w:tc>
          <w:tcPr>
            <w:tcW w:w="3150" w:type="dxa"/>
            <w:vAlign w:val="center"/>
          </w:tcPr>
          <w:p w14:paraId="5C1CCA45" w14:textId="77777777" w:rsidR="000B0FF1" w:rsidRPr="005E13BE" w:rsidRDefault="000B0FF1" w:rsidP="00DA3D34">
            <w:pPr>
              <w:pStyle w:val="HTMLPreformatted"/>
              <w:rPr>
                <w:ins w:id="252" w:author="Pacella, Christina (DEC)" w:date="2025-04-29T12:02:00Z"/>
                <w:rFonts w:ascii="Garamond" w:hAnsi="Garamond" w:cs="Times New Roman"/>
                <w:bCs/>
                <w:sz w:val="22"/>
                <w:szCs w:val="22"/>
              </w:rPr>
            </w:pPr>
          </w:p>
        </w:tc>
        <w:tc>
          <w:tcPr>
            <w:tcW w:w="1350" w:type="dxa"/>
            <w:vAlign w:val="center"/>
          </w:tcPr>
          <w:p w14:paraId="5788B06D" w14:textId="77777777" w:rsidR="000B0FF1" w:rsidRPr="000A4D52" w:rsidRDefault="000B0FF1" w:rsidP="00DA3D34">
            <w:pPr>
              <w:pStyle w:val="HTMLPreformatted"/>
              <w:jc w:val="center"/>
              <w:rPr>
                <w:ins w:id="253" w:author="Pacella, Christina (DEC)" w:date="2025-04-29T12:02:00Z"/>
                <w:rFonts w:ascii="Garamond" w:hAnsi="Garamond" w:cs="Times New Roman"/>
                <w:bCs/>
                <w:sz w:val="22"/>
                <w:szCs w:val="22"/>
              </w:rPr>
            </w:pPr>
          </w:p>
        </w:tc>
        <w:tc>
          <w:tcPr>
            <w:tcW w:w="5400" w:type="dxa"/>
            <w:vAlign w:val="center"/>
          </w:tcPr>
          <w:p w14:paraId="31E52D00" w14:textId="77777777" w:rsidR="000B0FF1" w:rsidRDefault="000B0FF1" w:rsidP="00DA3D34">
            <w:pPr>
              <w:pStyle w:val="HTMLPreformatted"/>
              <w:rPr>
                <w:ins w:id="254" w:author="Pacella, Christina (DEC)" w:date="2025-04-29T12:02:00Z"/>
                <w:rFonts w:ascii="Garamond" w:hAnsi="Garamond" w:cs="Times New Roman"/>
                <w:bCs/>
                <w:sz w:val="22"/>
                <w:szCs w:val="22"/>
              </w:rPr>
            </w:pPr>
          </w:p>
        </w:tc>
      </w:tr>
      <w:tr w:rsidR="000B0FF1" w14:paraId="4FFD9DC2" w14:textId="77777777" w:rsidTr="00DA3D34">
        <w:trPr>
          <w:trHeight w:val="258"/>
          <w:ins w:id="255" w:author="Pacella, Christina (DEC)" w:date="2025-04-29T12:02:00Z"/>
        </w:trPr>
        <w:tc>
          <w:tcPr>
            <w:tcW w:w="3150" w:type="dxa"/>
            <w:vAlign w:val="center"/>
          </w:tcPr>
          <w:p w14:paraId="4748CA05" w14:textId="77777777" w:rsidR="000B0FF1" w:rsidRPr="000A4D52" w:rsidRDefault="000B0FF1" w:rsidP="00DA3D34">
            <w:pPr>
              <w:pStyle w:val="HTMLPreformatted"/>
              <w:rPr>
                <w:ins w:id="256" w:author="Pacella, Christina (DEC)" w:date="2025-04-29T12:02:00Z"/>
                <w:rFonts w:ascii="Garamond" w:hAnsi="Garamond" w:cs="Times New Roman"/>
                <w:bCs/>
                <w:sz w:val="22"/>
                <w:szCs w:val="22"/>
              </w:rPr>
            </w:pPr>
            <w:ins w:id="257" w:author="Pacella, Christina (DEC)" w:date="2025-04-29T12:02:00Z">
              <w:r w:rsidRPr="000A4D52">
                <w:rPr>
                  <w:rFonts w:ascii="Garamond" w:hAnsi="Garamond" w:cs="Times New Roman"/>
                  <w:bCs/>
                  <w:sz w:val="22"/>
                  <w:szCs w:val="22"/>
                </w:rPr>
                <w:t>Temperature/Relative Humidity</w:t>
              </w:r>
            </w:ins>
          </w:p>
        </w:tc>
        <w:tc>
          <w:tcPr>
            <w:tcW w:w="1350" w:type="dxa"/>
            <w:vAlign w:val="center"/>
          </w:tcPr>
          <w:p w14:paraId="4E7B0D7D" w14:textId="77777777" w:rsidR="000B0FF1" w:rsidRPr="000A4D52" w:rsidRDefault="000B0FF1" w:rsidP="00DA3D34">
            <w:pPr>
              <w:pStyle w:val="HTMLPreformatted"/>
              <w:jc w:val="center"/>
              <w:rPr>
                <w:ins w:id="258" w:author="Pacella, Christina (DEC)" w:date="2025-04-29T12:02:00Z"/>
                <w:rFonts w:ascii="Garamond" w:hAnsi="Garamond" w:cs="Times New Roman"/>
                <w:bCs/>
                <w:sz w:val="22"/>
                <w:szCs w:val="22"/>
              </w:rPr>
            </w:pPr>
            <w:ins w:id="259" w:author="Pacella, Christina (DEC)" w:date="2025-04-29T12:02:00Z">
              <w:r>
                <w:rPr>
                  <w:rFonts w:ascii="Garamond" w:hAnsi="Garamond" w:cs="Times New Roman"/>
                  <w:bCs/>
                  <w:sz w:val="22"/>
                  <w:szCs w:val="22"/>
                </w:rPr>
                <w:t>3.05</w:t>
              </w:r>
            </w:ins>
          </w:p>
        </w:tc>
        <w:tc>
          <w:tcPr>
            <w:tcW w:w="5400" w:type="dxa"/>
            <w:vAlign w:val="center"/>
          </w:tcPr>
          <w:p w14:paraId="61C14EEC" w14:textId="77777777" w:rsidR="000B0FF1" w:rsidRPr="000A4D52" w:rsidRDefault="000B0FF1" w:rsidP="00DA3D34">
            <w:pPr>
              <w:pStyle w:val="HTMLPreformatted"/>
              <w:rPr>
                <w:ins w:id="260" w:author="Pacella, Christina (DEC)" w:date="2025-04-29T12:02:00Z"/>
                <w:rFonts w:ascii="Garamond" w:hAnsi="Garamond" w:cs="Times New Roman"/>
                <w:bCs/>
                <w:sz w:val="22"/>
                <w:szCs w:val="22"/>
              </w:rPr>
            </w:pPr>
            <w:ins w:id="261" w:author="Pacella, Christina (DEC)" w:date="2025-04-29T12:02:00Z">
              <w:r>
                <w:rPr>
                  <w:rFonts w:ascii="Garamond" w:hAnsi="Garamond" w:cs="Times New Roman"/>
                  <w:bCs/>
                  <w:sz w:val="22"/>
                  <w:szCs w:val="22"/>
                </w:rPr>
                <w:t>Installed directly onto the tower</w:t>
              </w:r>
            </w:ins>
          </w:p>
        </w:tc>
      </w:tr>
      <w:tr w:rsidR="000B0FF1" w14:paraId="4DE0C069" w14:textId="77777777" w:rsidTr="00DA3D34">
        <w:trPr>
          <w:trHeight w:val="247"/>
          <w:ins w:id="262" w:author="Pacella, Christina (DEC)" w:date="2025-04-29T12:02:00Z"/>
        </w:trPr>
        <w:tc>
          <w:tcPr>
            <w:tcW w:w="3150" w:type="dxa"/>
            <w:vAlign w:val="center"/>
          </w:tcPr>
          <w:p w14:paraId="4F99F624" w14:textId="77777777" w:rsidR="000B0FF1" w:rsidRPr="000A4D52" w:rsidRDefault="000B0FF1" w:rsidP="00DA3D34">
            <w:pPr>
              <w:pStyle w:val="HTMLPreformatted"/>
              <w:rPr>
                <w:ins w:id="263" w:author="Pacella, Christina (DEC)" w:date="2025-04-29T12:02:00Z"/>
                <w:rFonts w:ascii="Garamond" w:hAnsi="Garamond" w:cs="Times New Roman"/>
                <w:bCs/>
                <w:sz w:val="22"/>
                <w:szCs w:val="22"/>
              </w:rPr>
            </w:pPr>
            <w:ins w:id="264" w:author="Pacella, Christina (DEC)" w:date="2025-04-29T12:02:00Z">
              <w:r w:rsidRPr="000A4D52">
                <w:rPr>
                  <w:rFonts w:ascii="Garamond" w:hAnsi="Garamond" w:cs="Times New Roman"/>
                  <w:bCs/>
                  <w:sz w:val="22"/>
                  <w:szCs w:val="22"/>
                </w:rPr>
                <w:t>Barometric Pressure</w:t>
              </w:r>
            </w:ins>
          </w:p>
        </w:tc>
        <w:tc>
          <w:tcPr>
            <w:tcW w:w="1350" w:type="dxa"/>
            <w:vAlign w:val="center"/>
          </w:tcPr>
          <w:p w14:paraId="608494AC" w14:textId="77777777" w:rsidR="000B0FF1" w:rsidRPr="001D2D13" w:rsidRDefault="000B0FF1" w:rsidP="00DA3D34">
            <w:pPr>
              <w:pStyle w:val="HTMLPreformatted"/>
              <w:jc w:val="center"/>
              <w:rPr>
                <w:ins w:id="265" w:author="Pacella, Christina (DEC)" w:date="2025-04-29T12:02:00Z"/>
                <w:rFonts w:ascii="Garamond" w:hAnsi="Garamond" w:cs="Times New Roman"/>
                <w:bCs/>
                <w:iCs/>
                <w:sz w:val="22"/>
                <w:szCs w:val="22"/>
              </w:rPr>
            </w:pPr>
            <w:ins w:id="266" w:author="Pacella, Christina (DEC)" w:date="2025-04-29T12:02:00Z">
              <w:r>
                <w:rPr>
                  <w:rFonts w:ascii="Garamond" w:hAnsi="Garamond" w:cs="Times New Roman"/>
                  <w:bCs/>
                  <w:iCs/>
                  <w:sz w:val="22"/>
                  <w:szCs w:val="22"/>
                </w:rPr>
                <w:t>1.83</w:t>
              </w:r>
            </w:ins>
          </w:p>
        </w:tc>
        <w:tc>
          <w:tcPr>
            <w:tcW w:w="5400" w:type="dxa"/>
            <w:vAlign w:val="center"/>
          </w:tcPr>
          <w:p w14:paraId="59488344" w14:textId="77777777" w:rsidR="000B0FF1" w:rsidRPr="001D2D13" w:rsidRDefault="000B0FF1" w:rsidP="00DA3D34">
            <w:pPr>
              <w:pStyle w:val="HTMLPreformatted"/>
              <w:rPr>
                <w:ins w:id="267" w:author="Pacella, Christina (DEC)" w:date="2025-04-29T12:02:00Z"/>
                <w:rFonts w:ascii="Garamond" w:hAnsi="Garamond" w:cs="Times New Roman"/>
                <w:bCs/>
                <w:iCs/>
                <w:sz w:val="22"/>
                <w:szCs w:val="22"/>
              </w:rPr>
            </w:pPr>
            <w:ins w:id="268" w:author="Pacella, Christina (DEC)" w:date="2025-04-29T12:02:00Z">
              <w:r>
                <w:rPr>
                  <w:rFonts w:ascii="Garamond" w:hAnsi="Garamond" w:cs="Times New Roman"/>
                  <w:bCs/>
                  <w:iCs/>
                  <w:sz w:val="22"/>
                  <w:szCs w:val="22"/>
                </w:rPr>
                <w:t>Situated within a fiberglass case attached to the tower</w:t>
              </w:r>
            </w:ins>
          </w:p>
        </w:tc>
      </w:tr>
      <w:tr w:rsidR="000B0FF1" w14:paraId="3F71BA34" w14:textId="77777777" w:rsidTr="00DA3D34">
        <w:trPr>
          <w:trHeight w:val="247"/>
          <w:ins w:id="269" w:author="Pacella, Christina (DEC)" w:date="2025-04-29T12:02:00Z"/>
        </w:trPr>
        <w:tc>
          <w:tcPr>
            <w:tcW w:w="3150" w:type="dxa"/>
            <w:vAlign w:val="center"/>
          </w:tcPr>
          <w:p w14:paraId="42426DE3" w14:textId="77777777" w:rsidR="000B0FF1" w:rsidRPr="000A4D52" w:rsidRDefault="000B0FF1" w:rsidP="00DA3D34">
            <w:pPr>
              <w:pStyle w:val="HTMLPreformatted"/>
              <w:rPr>
                <w:ins w:id="270" w:author="Pacella, Christina (DEC)" w:date="2025-04-29T12:02:00Z"/>
                <w:rFonts w:ascii="Garamond" w:hAnsi="Garamond" w:cs="Times New Roman"/>
                <w:bCs/>
                <w:sz w:val="22"/>
                <w:szCs w:val="22"/>
              </w:rPr>
            </w:pPr>
            <w:ins w:id="271" w:author="Pacella, Christina (DEC)" w:date="2025-04-29T12:02:00Z">
              <w:r w:rsidRPr="000A4D52">
                <w:rPr>
                  <w:rFonts w:ascii="Garamond" w:hAnsi="Garamond" w:cs="Times New Roman"/>
                  <w:bCs/>
                  <w:sz w:val="22"/>
                  <w:szCs w:val="22"/>
                </w:rPr>
                <w:t>Wind</w:t>
              </w:r>
            </w:ins>
          </w:p>
        </w:tc>
        <w:tc>
          <w:tcPr>
            <w:tcW w:w="1350" w:type="dxa"/>
            <w:vAlign w:val="center"/>
          </w:tcPr>
          <w:p w14:paraId="097E6CF8" w14:textId="77777777" w:rsidR="000B0FF1" w:rsidRPr="00313680" w:rsidRDefault="000B0FF1" w:rsidP="00DA3D34">
            <w:pPr>
              <w:pStyle w:val="HTMLPreformatted"/>
              <w:jc w:val="center"/>
              <w:rPr>
                <w:ins w:id="272" w:author="Pacella, Christina (DEC)" w:date="2025-04-29T12:02:00Z"/>
                <w:rFonts w:ascii="Garamond" w:hAnsi="Garamond" w:cs="Times New Roman"/>
                <w:bCs/>
                <w:iCs/>
                <w:sz w:val="22"/>
                <w:szCs w:val="22"/>
              </w:rPr>
            </w:pPr>
            <w:ins w:id="273" w:author="Pacella, Christina (DEC)" w:date="2025-04-29T12:02:00Z">
              <w:r>
                <w:rPr>
                  <w:rFonts w:ascii="Garamond" w:hAnsi="Garamond" w:cs="Times New Roman"/>
                  <w:bCs/>
                  <w:iCs/>
                  <w:sz w:val="22"/>
                  <w:szCs w:val="22"/>
                </w:rPr>
                <w:t>9.144</w:t>
              </w:r>
            </w:ins>
          </w:p>
        </w:tc>
        <w:tc>
          <w:tcPr>
            <w:tcW w:w="5400" w:type="dxa"/>
            <w:vAlign w:val="center"/>
          </w:tcPr>
          <w:p w14:paraId="52270EDB" w14:textId="77777777" w:rsidR="000B0FF1" w:rsidRPr="00313680" w:rsidRDefault="000B0FF1" w:rsidP="00DA3D34">
            <w:pPr>
              <w:pStyle w:val="HTMLPreformatted"/>
              <w:rPr>
                <w:ins w:id="274" w:author="Pacella, Christina (DEC)" w:date="2025-04-29T12:02:00Z"/>
                <w:rFonts w:ascii="Garamond" w:hAnsi="Garamond" w:cs="Times New Roman"/>
                <w:bCs/>
                <w:iCs/>
                <w:sz w:val="22"/>
                <w:szCs w:val="22"/>
              </w:rPr>
            </w:pPr>
            <w:ins w:id="275" w:author="Pacella, Christina (DEC)" w:date="2025-04-29T12:02:00Z">
              <w:r>
                <w:rPr>
                  <w:rFonts w:ascii="Garamond" w:hAnsi="Garamond" w:cs="Times New Roman"/>
                  <w:bCs/>
                  <w:iCs/>
                  <w:sz w:val="22"/>
                  <w:szCs w:val="22"/>
                </w:rPr>
                <w:t>Situated at the topmost point of the tower</w:t>
              </w:r>
            </w:ins>
          </w:p>
        </w:tc>
      </w:tr>
      <w:tr w:rsidR="000B0FF1" w14:paraId="2472798D" w14:textId="77777777" w:rsidTr="00DA3D34">
        <w:trPr>
          <w:trHeight w:val="258"/>
          <w:ins w:id="276" w:author="Pacella, Christina (DEC)" w:date="2025-04-29T12:02:00Z"/>
        </w:trPr>
        <w:tc>
          <w:tcPr>
            <w:tcW w:w="3150" w:type="dxa"/>
            <w:vAlign w:val="center"/>
          </w:tcPr>
          <w:p w14:paraId="09014425" w14:textId="77777777" w:rsidR="000B0FF1" w:rsidRPr="007E170B" w:rsidRDefault="000B0FF1" w:rsidP="00DA3D34">
            <w:pPr>
              <w:pStyle w:val="HTMLPreformatted"/>
              <w:rPr>
                <w:ins w:id="277" w:author="Pacella, Christina (DEC)" w:date="2025-04-29T12:02:00Z"/>
                <w:rFonts w:ascii="Garamond" w:hAnsi="Garamond" w:cs="Times New Roman"/>
                <w:bCs/>
                <w:sz w:val="22"/>
                <w:szCs w:val="22"/>
              </w:rPr>
            </w:pPr>
            <w:ins w:id="278" w:author="Pacella, Christina (DEC)" w:date="2025-04-29T12:02:00Z">
              <w:r w:rsidRPr="007E170B">
                <w:rPr>
                  <w:rFonts w:ascii="Garamond" w:hAnsi="Garamond" w:cs="Times New Roman"/>
                  <w:bCs/>
                  <w:sz w:val="22"/>
                  <w:szCs w:val="22"/>
                </w:rPr>
                <w:t>PAR</w:t>
              </w:r>
            </w:ins>
          </w:p>
        </w:tc>
        <w:tc>
          <w:tcPr>
            <w:tcW w:w="1350" w:type="dxa"/>
            <w:vAlign w:val="center"/>
          </w:tcPr>
          <w:p w14:paraId="109FFE76" w14:textId="77777777" w:rsidR="000B0FF1" w:rsidRPr="007E170B" w:rsidRDefault="000B0FF1" w:rsidP="00DA3D34">
            <w:pPr>
              <w:pStyle w:val="HTMLPreformatted"/>
              <w:jc w:val="center"/>
              <w:rPr>
                <w:ins w:id="279" w:author="Pacella, Christina (DEC)" w:date="2025-04-29T12:02:00Z"/>
                <w:rFonts w:ascii="Garamond" w:hAnsi="Garamond" w:cs="Times New Roman"/>
                <w:bCs/>
                <w:sz w:val="22"/>
                <w:szCs w:val="22"/>
              </w:rPr>
            </w:pPr>
            <w:ins w:id="280" w:author="Pacella, Christina (DEC)" w:date="2025-04-29T12:02:00Z">
              <w:r w:rsidRPr="007E170B">
                <w:rPr>
                  <w:rFonts w:ascii="Garamond" w:hAnsi="Garamond" w:cs="Times New Roman"/>
                  <w:bCs/>
                  <w:sz w:val="22"/>
                  <w:szCs w:val="22"/>
                </w:rPr>
                <w:t>3.66</w:t>
              </w:r>
            </w:ins>
          </w:p>
        </w:tc>
        <w:tc>
          <w:tcPr>
            <w:tcW w:w="5400" w:type="dxa"/>
            <w:vAlign w:val="center"/>
          </w:tcPr>
          <w:p w14:paraId="64F19F20" w14:textId="77777777" w:rsidR="000B0FF1" w:rsidRPr="007E170B" w:rsidRDefault="000B0FF1" w:rsidP="00DA3D34">
            <w:pPr>
              <w:pStyle w:val="HTMLPreformatted"/>
              <w:rPr>
                <w:ins w:id="281" w:author="Pacella, Christina (DEC)" w:date="2025-04-29T12:02:00Z"/>
                <w:rFonts w:ascii="Garamond" w:hAnsi="Garamond" w:cs="Times New Roman"/>
                <w:bCs/>
                <w:sz w:val="22"/>
                <w:szCs w:val="22"/>
              </w:rPr>
            </w:pPr>
            <w:ins w:id="282" w:author="Pacella, Christina (DEC)" w:date="2025-04-29T12:02:00Z">
              <w:r w:rsidRPr="007E170B">
                <w:rPr>
                  <w:rFonts w:ascii="Garamond" w:hAnsi="Garamond" w:cs="Times New Roman"/>
                  <w:bCs/>
                  <w:sz w:val="22"/>
                  <w:szCs w:val="22"/>
                </w:rPr>
                <w:t xml:space="preserve">Affixed to an arm protruding from the tower </w:t>
              </w:r>
            </w:ins>
          </w:p>
        </w:tc>
      </w:tr>
      <w:tr w:rsidR="000B0FF1" w14:paraId="436348FB" w14:textId="77777777" w:rsidTr="00DA3D34">
        <w:trPr>
          <w:trHeight w:val="247"/>
          <w:ins w:id="283" w:author="Pacella, Christina (DEC)" w:date="2025-04-29T12:02:00Z"/>
        </w:trPr>
        <w:tc>
          <w:tcPr>
            <w:tcW w:w="3150" w:type="dxa"/>
            <w:vAlign w:val="center"/>
          </w:tcPr>
          <w:p w14:paraId="56ADD16A" w14:textId="77777777" w:rsidR="000B0FF1" w:rsidRPr="000A4D52" w:rsidRDefault="000B0FF1" w:rsidP="00DA3D34">
            <w:pPr>
              <w:pStyle w:val="HTMLPreformatted"/>
              <w:rPr>
                <w:ins w:id="284" w:author="Pacella, Christina (DEC)" w:date="2025-04-29T12:02:00Z"/>
                <w:rFonts w:ascii="Garamond" w:hAnsi="Garamond" w:cs="Times New Roman"/>
                <w:bCs/>
                <w:sz w:val="22"/>
                <w:szCs w:val="22"/>
              </w:rPr>
            </w:pPr>
            <w:ins w:id="285" w:author="Pacella, Christina (DEC)" w:date="2025-04-29T12:02:00Z">
              <w:r w:rsidRPr="000A4D52">
                <w:rPr>
                  <w:rFonts w:ascii="Garamond" w:hAnsi="Garamond" w:cs="Times New Roman"/>
                  <w:bCs/>
                  <w:sz w:val="22"/>
                  <w:szCs w:val="22"/>
                </w:rPr>
                <w:t xml:space="preserve">Precipitation </w:t>
              </w:r>
              <w:r>
                <w:rPr>
                  <w:rFonts w:ascii="Garamond" w:hAnsi="Garamond" w:cs="Times New Roman"/>
                  <w:bCs/>
                  <w:sz w:val="22"/>
                  <w:szCs w:val="22"/>
                </w:rPr>
                <w:t>g</w:t>
              </w:r>
              <w:r w:rsidRPr="000A4D52">
                <w:rPr>
                  <w:rFonts w:ascii="Garamond" w:hAnsi="Garamond" w:cs="Times New Roman"/>
                  <w:bCs/>
                  <w:sz w:val="22"/>
                  <w:szCs w:val="22"/>
                </w:rPr>
                <w:t>auge</w:t>
              </w:r>
            </w:ins>
          </w:p>
        </w:tc>
        <w:tc>
          <w:tcPr>
            <w:tcW w:w="1350" w:type="dxa"/>
            <w:vAlign w:val="center"/>
          </w:tcPr>
          <w:p w14:paraId="6547BC60" w14:textId="77777777" w:rsidR="000B0FF1" w:rsidRPr="000A4D52" w:rsidRDefault="000B0FF1" w:rsidP="00DA3D34">
            <w:pPr>
              <w:pStyle w:val="HTMLPreformatted"/>
              <w:jc w:val="center"/>
              <w:rPr>
                <w:ins w:id="286" w:author="Pacella, Christina (DEC)" w:date="2025-04-29T12:02:00Z"/>
                <w:rFonts w:ascii="Garamond" w:hAnsi="Garamond" w:cs="Times New Roman"/>
                <w:bCs/>
                <w:sz w:val="22"/>
                <w:szCs w:val="22"/>
              </w:rPr>
            </w:pPr>
            <w:ins w:id="287" w:author="Pacella, Christina (DEC)" w:date="2025-04-29T12:02:00Z">
              <w:r>
                <w:rPr>
                  <w:rFonts w:ascii="Garamond" w:hAnsi="Garamond" w:cs="Times New Roman"/>
                  <w:bCs/>
                  <w:sz w:val="22"/>
                  <w:szCs w:val="22"/>
                </w:rPr>
                <w:t>2.44</w:t>
              </w:r>
            </w:ins>
          </w:p>
        </w:tc>
        <w:tc>
          <w:tcPr>
            <w:tcW w:w="5400" w:type="dxa"/>
            <w:vAlign w:val="center"/>
          </w:tcPr>
          <w:p w14:paraId="0C12AC29" w14:textId="77777777" w:rsidR="000B0FF1" w:rsidRPr="00AE7EAF" w:rsidRDefault="000B0FF1" w:rsidP="00DA3D34">
            <w:pPr>
              <w:pStyle w:val="HTMLPreformatted"/>
              <w:rPr>
                <w:ins w:id="288" w:author="Pacella, Christina (DEC)" w:date="2025-04-29T12:02:00Z"/>
                <w:rFonts w:ascii="Garamond" w:hAnsi="Garamond" w:cs="Times New Roman"/>
                <w:bCs/>
                <w:iCs/>
                <w:sz w:val="22"/>
                <w:szCs w:val="22"/>
              </w:rPr>
            </w:pPr>
            <w:ins w:id="289" w:author="Pacella, Christina (DEC)" w:date="2025-04-29T12:02:00Z">
              <w:r>
                <w:rPr>
                  <w:rFonts w:ascii="Garamond" w:hAnsi="Garamond" w:cs="Times New Roman"/>
                  <w:bCs/>
                  <w:iCs/>
                  <w:sz w:val="22"/>
                  <w:szCs w:val="22"/>
                </w:rPr>
                <w:t>Affixed to an arm protruding from the tower</w:t>
              </w:r>
            </w:ins>
          </w:p>
        </w:tc>
      </w:tr>
    </w:tbl>
    <w:p w14:paraId="52F3A5D7" w14:textId="77777777" w:rsidR="000B0FF1" w:rsidRDefault="000B0FF1" w:rsidP="000B0FF1">
      <w:pPr>
        <w:pStyle w:val="HTMLPreformatted"/>
        <w:rPr>
          <w:ins w:id="290" w:author="Pacella, Christina (DEC)" w:date="2025-04-29T12:02:00Z"/>
          <w:rFonts w:ascii="Garamond" w:hAnsi="Garamond"/>
          <w:b/>
          <w:bCs/>
          <w:sz w:val="22"/>
          <w:szCs w:val="22"/>
        </w:rPr>
      </w:pPr>
    </w:p>
    <w:p w14:paraId="08CE4C0F" w14:textId="682E0F15" w:rsidR="00F36B95" w:rsidDel="000B0FF1" w:rsidRDefault="00F36B95" w:rsidP="000B0FF1">
      <w:pPr>
        <w:pStyle w:val="HTMLPreformatted"/>
        <w:rPr>
          <w:del w:id="291" w:author="Pacella, Christina (DEC)" w:date="2025-04-29T12:02:00Z"/>
          <w:rFonts w:ascii="Garamond" w:hAnsi="Garamond" w:cs="Times New Roman"/>
          <w:sz w:val="22"/>
          <w:szCs w:val="22"/>
        </w:rPr>
      </w:pPr>
    </w:p>
    <w:p w14:paraId="0A836C50" w14:textId="677A6999" w:rsidR="0005736D" w:rsidDel="000B0FF1" w:rsidRDefault="0005736D" w:rsidP="000B0FF1">
      <w:pPr>
        <w:pStyle w:val="HTMLPreformatted"/>
        <w:rPr>
          <w:del w:id="292" w:author="Pacella, Christina (DEC)" w:date="2025-04-29T12:02:00Z"/>
          <w:rFonts w:ascii="Garamond" w:hAnsi="Garamond" w:cs="Times New Roman"/>
          <w:sz w:val="22"/>
          <w:szCs w:val="22"/>
        </w:rPr>
      </w:pPr>
    </w:p>
    <w:tbl>
      <w:tblPr>
        <w:tblStyle w:val="TableGrid"/>
        <w:tblW w:w="0" w:type="auto"/>
        <w:tblInd w:w="-5" w:type="dxa"/>
        <w:tblLook w:val="04A0" w:firstRow="1" w:lastRow="0" w:firstColumn="1" w:lastColumn="0" w:noHBand="0" w:noVBand="1"/>
      </w:tblPr>
      <w:tblGrid>
        <w:gridCol w:w="4140"/>
        <w:gridCol w:w="3060"/>
        <w:gridCol w:w="1980"/>
      </w:tblGrid>
      <w:tr w:rsidR="00F36B95" w:rsidDel="000B0FF1" w14:paraId="53B9AAF2" w14:textId="73201353" w:rsidTr="00492B48">
        <w:trPr>
          <w:del w:id="293" w:author="Pacella, Christina (DEC)" w:date="2025-04-29T12:02:00Z"/>
        </w:trPr>
        <w:tc>
          <w:tcPr>
            <w:tcW w:w="4140" w:type="dxa"/>
            <w:vAlign w:val="center"/>
          </w:tcPr>
          <w:p w14:paraId="6D4881E3" w14:textId="4144ABB6" w:rsidR="00F36B95" w:rsidRPr="007903F0" w:rsidDel="000B0FF1" w:rsidRDefault="00F36B95" w:rsidP="000B0FF1">
            <w:pPr>
              <w:pStyle w:val="HTMLPreformatted"/>
              <w:rPr>
                <w:del w:id="294" w:author="Pacella, Christina (DEC)" w:date="2025-04-29T12:02:00Z"/>
                <w:rFonts w:ascii="Garamond" w:hAnsi="Garamond" w:cs="Times New Roman"/>
                <w:b/>
                <w:bCs/>
                <w:sz w:val="22"/>
                <w:szCs w:val="22"/>
              </w:rPr>
            </w:pPr>
            <w:del w:id="295" w:author="Pacella, Christina (DEC)" w:date="2025-04-29T12:02:00Z">
              <w:r w:rsidRPr="007903F0" w:rsidDel="000B0FF1">
                <w:rPr>
                  <w:rFonts w:ascii="Garamond" w:hAnsi="Garamond" w:cs="Times New Roman"/>
                  <w:b/>
                  <w:bCs/>
                  <w:sz w:val="22"/>
                  <w:szCs w:val="22"/>
                </w:rPr>
                <w:delText xml:space="preserve">Tower and </w:delText>
              </w:r>
              <w:r w:rsidR="0005736D" w:rsidDel="000B0FF1">
                <w:rPr>
                  <w:rFonts w:ascii="Garamond" w:hAnsi="Garamond" w:cs="Times New Roman"/>
                  <w:b/>
                  <w:bCs/>
                  <w:sz w:val="22"/>
                  <w:szCs w:val="22"/>
                </w:rPr>
                <w:delText>s</w:delText>
              </w:r>
              <w:r w:rsidRPr="007903F0" w:rsidDel="000B0FF1">
                <w:rPr>
                  <w:rFonts w:ascii="Garamond" w:hAnsi="Garamond" w:cs="Times New Roman"/>
                  <w:b/>
                  <w:bCs/>
                  <w:sz w:val="22"/>
                  <w:szCs w:val="22"/>
                </w:rPr>
                <w:delText xml:space="preserve">ensor </w:delText>
              </w:r>
              <w:r w:rsidR="0005736D" w:rsidDel="000B0FF1">
                <w:rPr>
                  <w:rFonts w:ascii="Garamond" w:hAnsi="Garamond" w:cs="Times New Roman"/>
                  <w:b/>
                  <w:bCs/>
                  <w:sz w:val="22"/>
                  <w:szCs w:val="22"/>
                </w:rPr>
                <w:delText>h</w:delText>
              </w:r>
              <w:r w:rsidRPr="007903F0" w:rsidDel="000B0FF1">
                <w:rPr>
                  <w:rFonts w:ascii="Garamond" w:hAnsi="Garamond" w:cs="Times New Roman"/>
                  <w:b/>
                  <w:bCs/>
                  <w:sz w:val="22"/>
                  <w:szCs w:val="22"/>
                </w:rPr>
                <w:delText>eights</w:delText>
              </w:r>
              <w:r w:rsidDel="000B0FF1">
                <w:rPr>
                  <w:rFonts w:ascii="Garamond" w:hAnsi="Garamond" w:cs="Times New Roman"/>
                  <w:b/>
                  <w:bCs/>
                  <w:sz w:val="22"/>
                  <w:szCs w:val="22"/>
                </w:rPr>
                <w:delText xml:space="preserve"> </w:delText>
              </w:r>
            </w:del>
          </w:p>
        </w:tc>
        <w:tc>
          <w:tcPr>
            <w:tcW w:w="3060" w:type="dxa"/>
            <w:vAlign w:val="center"/>
          </w:tcPr>
          <w:p w14:paraId="11ABC246" w14:textId="388B0345" w:rsidR="00F36B95" w:rsidRPr="007903F0" w:rsidDel="000B0FF1" w:rsidRDefault="00F36B95" w:rsidP="000B0FF1">
            <w:pPr>
              <w:pStyle w:val="HTMLPreformatted"/>
              <w:rPr>
                <w:del w:id="296" w:author="Pacella, Christina (DEC)" w:date="2025-04-29T12:02:00Z"/>
                <w:rFonts w:ascii="Garamond" w:hAnsi="Garamond" w:cs="Times New Roman"/>
                <w:b/>
                <w:bCs/>
                <w:sz w:val="22"/>
                <w:szCs w:val="22"/>
              </w:rPr>
            </w:pPr>
            <w:del w:id="297" w:author="Pacella, Christina (DEC)" w:date="2025-04-29T12:02:00Z">
              <w:r w:rsidRPr="007903F0" w:rsidDel="000B0FF1">
                <w:rPr>
                  <w:rFonts w:ascii="Garamond" w:hAnsi="Garamond" w:cs="Times New Roman"/>
                  <w:b/>
                  <w:bCs/>
                  <w:sz w:val="22"/>
                  <w:szCs w:val="22"/>
                </w:rPr>
                <w:delText>Height (</w:delText>
              </w:r>
              <w:r w:rsidRPr="007903F0" w:rsidDel="000B0FF1">
                <w:rPr>
                  <w:rFonts w:ascii="Garamond" w:hAnsi="Garamond" w:cs="Times New Roman"/>
                  <w:b/>
                  <w:bCs/>
                  <w:i/>
                  <w:sz w:val="22"/>
                  <w:szCs w:val="22"/>
                </w:rPr>
                <w:delText>meters</w:delText>
              </w:r>
              <w:r w:rsidRPr="007903F0" w:rsidDel="000B0FF1">
                <w:rPr>
                  <w:rFonts w:ascii="Garamond" w:hAnsi="Garamond" w:cs="Times New Roman"/>
                  <w:b/>
                  <w:bCs/>
                  <w:sz w:val="22"/>
                  <w:szCs w:val="22"/>
                </w:rPr>
                <w:delText>)</w:delText>
              </w:r>
            </w:del>
          </w:p>
        </w:tc>
        <w:tc>
          <w:tcPr>
            <w:tcW w:w="1980" w:type="dxa"/>
            <w:vAlign w:val="center"/>
          </w:tcPr>
          <w:p w14:paraId="0548C4FC" w14:textId="2793FB65" w:rsidR="00F36B95" w:rsidRPr="007903F0" w:rsidDel="000B0FF1" w:rsidRDefault="00F36B95" w:rsidP="000B0FF1">
            <w:pPr>
              <w:pStyle w:val="HTMLPreformatted"/>
              <w:rPr>
                <w:del w:id="298" w:author="Pacella, Christina (DEC)" w:date="2025-04-29T12:02:00Z"/>
                <w:rFonts w:ascii="Garamond" w:hAnsi="Garamond" w:cs="Times New Roman"/>
                <w:b/>
                <w:bCs/>
                <w:sz w:val="22"/>
                <w:szCs w:val="22"/>
              </w:rPr>
            </w:pPr>
            <w:del w:id="299" w:author="Pacella, Christina (DEC)" w:date="2025-04-29T12:02:00Z">
              <w:r w:rsidRPr="007903F0" w:rsidDel="000B0FF1">
                <w:rPr>
                  <w:rFonts w:ascii="Garamond" w:hAnsi="Garamond" w:cs="Times New Roman"/>
                  <w:b/>
                  <w:bCs/>
                  <w:sz w:val="22"/>
                  <w:szCs w:val="22"/>
                </w:rPr>
                <w:delText>Notes</w:delText>
              </w:r>
            </w:del>
          </w:p>
        </w:tc>
      </w:tr>
      <w:tr w:rsidR="00F36B95" w:rsidDel="000B0FF1" w14:paraId="1BD7814E" w14:textId="5AD7C713" w:rsidTr="00492B48">
        <w:trPr>
          <w:del w:id="300" w:author="Pacella, Christina (DEC)" w:date="2025-04-29T12:02:00Z"/>
        </w:trPr>
        <w:tc>
          <w:tcPr>
            <w:tcW w:w="4140" w:type="dxa"/>
            <w:vAlign w:val="center"/>
          </w:tcPr>
          <w:p w14:paraId="14DFF6FC" w14:textId="79DA880B" w:rsidR="00F36B95" w:rsidRPr="000A4D52" w:rsidDel="000B0FF1" w:rsidRDefault="00F36B95" w:rsidP="000B0FF1">
            <w:pPr>
              <w:pStyle w:val="HTMLPreformatted"/>
              <w:rPr>
                <w:del w:id="301" w:author="Pacella, Christina (DEC)" w:date="2025-04-29T12:02:00Z"/>
                <w:rFonts w:ascii="Garamond" w:hAnsi="Garamond" w:cs="Times New Roman"/>
                <w:bCs/>
                <w:sz w:val="22"/>
                <w:szCs w:val="22"/>
              </w:rPr>
            </w:pPr>
            <w:del w:id="302" w:author="Pacella, Christina (DEC)" w:date="2025-04-29T12:02:00Z">
              <w:r w:rsidRPr="005E13BE" w:rsidDel="000B0FF1">
                <w:rPr>
                  <w:rFonts w:ascii="Garamond" w:hAnsi="Garamond" w:cs="Times New Roman"/>
                  <w:bCs/>
                  <w:sz w:val="22"/>
                  <w:szCs w:val="22"/>
                </w:rPr>
                <w:delText>Tower</w:delText>
              </w:r>
            </w:del>
          </w:p>
        </w:tc>
        <w:tc>
          <w:tcPr>
            <w:tcW w:w="3060" w:type="dxa"/>
            <w:vAlign w:val="center"/>
          </w:tcPr>
          <w:p w14:paraId="6F12D8B1" w14:textId="4FA203A2" w:rsidR="00F36B95" w:rsidRPr="000A4D52" w:rsidDel="000B0FF1" w:rsidRDefault="00F36B95" w:rsidP="000B0FF1">
            <w:pPr>
              <w:pStyle w:val="HTMLPreformatted"/>
              <w:rPr>
                <w:del w:id="303" w:author="Pacella, Christina (DEC)" w:date="2025-04-29T12:02:00Z"/>
                <w:rFonts w:ascii="Garamond" w:hAnsi="Garamond" w:cs="Times New Roman"/>
                <w:bCs/>
                <w:sz w:val="22"/>
                <w:szCs w:val="22"/>
              </w:rPr>
            </w:pPr>
          </w:p>
        </w:tc>
        <w:tc>
          <w:tcPr>
            <w:tcW w:w="1980" w:type="dxa"/>
            <w:vAlign w:val="center"/>
          </w:tcPr>
          <w:p w14:paraId="410FF284" w14:textId="15723E96" w:rsidR="00F36B95" w:rsidDel="000B0FF1" w:rsidRDefault="00F36B95" w:rsidP="000B0FF1">
            <w:pPr>
              <w:pStyle w:val="HTMLPreformatted"/>
              <w:rPr>
                <w:del w:id="304" w:author="Pacella, Christina (DEC)" w:date="2025-04-29T12:02:00Z"/>
                <w:rFonts w:ascii="Garamond" w:hAnsi="Garamond" w:cs="Times New Roman"/>
                <w:bCs/>
                <w:sz w:val="22"/>
                <w:szCs w:val="22"/>
              </w:rPr>
            </w:pPr>
          </w:p>
        </w:tc>
      </w:tr>
      <w:tr w:rsidR="00F36B95" w:rsidDel="000B0FF1" w14:paraId="5B7654C4" w14:textId="6D4D19D6" w:rsidTr="00492B48">
        <w:trPr>
          <w:del w:id="305" w:author="Pacella, Christina (DEC)" w:date="2025-04-29T12:02:00Z"/>
        </w:trPr>
        <w:tc>
          <w:tcPr>
            <w:tcW w:w="4140" w:type="dxa"/>
            <w:vAlign w:val="center"/>
          </w:tcPr>
          <w:p w14:paraId="35884E86" w14:textId="47A456BE" w:rsidR="00F36B95" w:rsidRPr="000A4D52" w:rsidDel="000B0FF1" w:rsidRDefault="00F36B95" w:rsidP="000B0FF1">
            <w:pPr>
              <w:pStyle w:val="HTMLPreformatted"/>
              <w:rPr>
                <w:del w:id="306" w:author="Pacella, Christina (DEC)" w:date="2025-04-29T12:02:00Z"/>
                <w:rFonts w:ascii="Garamond" w:hAnsi="Garamond" w:cs="Times New Roman"/>
                <w:bCs/>
                <w:sz w:val="22"/>
                <w:szCs w:val="22"/>
              </w:rPr>
            </w:pPr>
            <w:del w:id="307" w:author="Pacella, Christina (DEC)" w:date="2025-04-29T12:02:00Z">
              <w:r w:rsidRPr="005E13BE" w:rsidDel="000B0FF1">
                <w:rPr>
                  <w:rFonts w:ascii="Garamond" w:hAnsi="Garamond" w:cs="Times New Roman"/>
                  <w:bCs/>
                  <w:sz w:val="22"/>
                  <w:szCs w:val="22"/>
                </w:rPr>
                <w:delText xml:space="preserve">Platform </w:delText>
              </w:r>
              <w:r w:rsidR="005C1265" w:rsidDel="000B0FF1">
                <w:rPr>
                  <w:rFonts w:ascii="Garamond" w:hAnsi="Garamond" w:cs="Times New Roman"/>
                  <w:bCs/>
                  <w:sz w:val="22"/>
                  <w:szCs w:val="22"/>
                </w:rPr>
                <w:delText>(</w:delText>
              </w:r>
              <w:r w:rsidRPr="00F94948" w:rsidDel="000B0FF1">
                <w:rPr>
                  <w:rFonts w:ascii="Garamond" w:hAnsi="Garamond" w:cs="Times New Roman"/>
                  <w:bCs/>
                  <w:i/>
                  <w:sz w:val="22"/>
                  <w:szCs w:val="22"/>
                </w:rPr>
                <w:delText>if applicable</w:delText>
              </w:r>
              <w:r w:rsidR="005C1265" w:rsidDel="000B0FF1">
                <w:rPr>
                  <w:rFonts w:ascii="Garamond" w:hAnsi="Garamond" w:cs="Times New Roman"/>
                  <w:bCs/>
                  <w:i/>
                  <w:sz w:val="22"/>
                  <w:szCs w:val="22"/>
                </w:rPr>
                <w:delText>)</w:delText>
              </w:r>
            </w:del>
          </w:p>
        </w:tc>
        <w:tc>
          <w:tcPr>
            <w:tcW w:w="3060" w:type="dxa"/>
            <w:vAlign w:val="center"/>
          </w:tcPr>
          <w:p w14:paraId="49394591" w14:textId="06A082DB" w:rsidR="00F36B95" w:rsidRPr="000A4D52" w:rsidDel="000B0FF1" w:rsidRDefault="00F36B95" w:rsidP="000B0FF1">
            <w:pPr>
              <w:pStyle w:val="HTMLPreformatted"/>
              <w:rPr>
                <w:del w:id="308" w:author="Pacella, Christina (DEC)" w:date="2025-04-29T12:02:00Z"/>
                <w:rFonts w:ascii="Garamond" w:hAnsi="Garamond" w:cs="Times New Roman"/>
                <w:bCs/>
                <w:sz w:val="22"/>
                <w:szCs w:val="22"/>
              </w:rPr>
            </w:pPr>
          </w:p>
        </w:tc>
        <w:tc>
          <w:tcPr>
            <w:tcW w:w="1980" w:type="dxa"/>
            <w:vAlign w:val="center"/>
          </w:tcPr>
          <w:p w14:paraId="352EB22E" w14:textId="56C8B824" w:rsidR="00F36B95" w:rsidDel="000B0FF1" w:rsidRDefault="00F36B95" w:rsidP="000B0FF1">
            <w:pPr>
              <w:pStyle w:val="HTMLPreformatted"/>
              <w:rPr>
                <w:del w:id="309" w:author="Pacella, Christina (DEC)" w:date="2025-04-29T12:02:00Z"/>
                <w:rFonts w:ascii="Garamond" w:hAnsi="Garamond" w:cs="Times New Roman"/>
                <w:bCs/>
                <w:sz w:val="22"/>
                <w:szCs w:val="22"/>
              </w:rPr>
            </w:pPr>
          </w:p>
        </w:tc>
      </w:tr>
      <w:tr w:rsidR="00F36B95" w:rsidDel="000B0FF1" w14:paraId="2A524B66" w14:textId="2C23CAD6" w:rsidTr="00492B48">
        <w:trPr>
          <w:del w:id="310" w:author="Pacella, Christina (DEC)" w:date="2025-04-29T12:02:00Z"/>
        </w:trPr>
        <w:tc>
          <w:tcPr>
            <w:tcW w:w="4140" w:type="dxa"/>
            <w:vAlign w:val="center"/>
          </w:tcPr>
          <w:p w14:paraId="659EDD09" w14:textId="41E52200" w:rsidR="00F36B95" w:rsidRPr="005E13BE" w:rsidDel="000B0FF1" w:rsidRDefault="00F36B95" w:rsidP="000B0FF1">
            <w:pPr>
              <w:pStyle w:val="HTMLPreformatted"/>
              <w:rPr>
                <w:del w:id="311" w:author="Pacella, Christina (DEC)" w:date="2025-04-29T12:02:00Z"/>
                <w:rFonts w:ascii="Garamond" w:hAnsi="Garamond" w:cs="Times New Roman"/>
                <w:bCs/>
                <w:sz w:val="22"/>
                <w:szCs w:val="22"/>
              </w:rPr>
            </w:pPr>
          </w:p>
        </w:tc>
        <w:tc>
          <w:tcPr>
            <w:tcW w:w="3060" w:type="dxa"/>
            <w:vAlign w:val="center"/>
          </w:tcPr>
          <w:p w14:paraId="1A928973" w14:textId="0E562C33" w:rsidR="00F36B95" w:rsidRPr="000A4D52" w:rsidDel="000B0FF1" w:rsidRDefault="00F36B95" w:rsidP="000B0FF1">
            <w:pPr>
              <w:pStyle w:val="HTMLPreformatted"/>
              <w:rPr>
                <w:del w:id="312" w:author="Pacella, Christina (DEC)" w:date="2025-04-29T12:02:00Z"/>
                <w:rFonts w:ascii="Garamond" w:hAnsi="Garamond" w:cs="Times New Roman"/>
                <w:bCs/>
                <w:sz w:val="22"/>
                <w:szCs w:val="22"/>
              </w:rPr>
            </w:pPr>
          </w:p>
        </w:tc>
        <w:tc>
          <w:tcPr>
            <w:tcW w:w="1980" w:type="dxa"/>
            <w:vAlign w:val="center"/>
          </w:tcPr>
          <w:p w14:paraId="02AFB8D4" w14:textId="1AEA5DF9" w:rsidR="00F36B95" w:rsidDel="000B0FF1" w:rsidRDefault="00F36B95" w:rsidP="000B0FF1">
            <w:pPr>
              <w:pStyle w:val="HTMLPreformatted"/>
              <w:rPr>
                <w:del w:id="313" w:author="Pacella, Christina (DEC)" w:date="2025-04-29T12:02:00Z"/>
                <w:rFonts w:ascii="Garamond" w:hAnsi="Garamond" w:cs="Times New Roman"/>
                <w:bCs/>
                <w:sz w:val="22"/>
                <w:szCs w:val="22"/>
              </w:rPr>
            </w:pPr>
          </w:p>
        </w:tc>
      </w:tr>
      <w:tr w:rsidR="00F36B95" w:rsidDel="000B0FF1" w14:paraId="66627EE8" w14:textId="018C2ABA" w:rsidTr="00492B48">
        <w:trPr>
          <w:del w:id="314" w:author="Pacella, Christina (DEC)" w:date="2025-04-29T12:02:00Z"/>
        </w:trPr>
        <w:tc>
          <w:tcPr>
            <w:tcW w:w="4140" w:type="dxa"/>
            <w:vAlign w:val="center"/>
          </w:tcPr>
          <w:p w14:paraId="32234C3E" w14:textId="6DDA5296" w:rsidR="00F36B95" w:rsidRPr="000A4D52" w:rsidDel="000B0FF1" w:rsidRDefault="00F36B95" w:rsidP="000B0FF1">
            <w:pPr>
              <w:pStyle w:val="HTMLPreformatted"/>
              <w:rPr>
                <w:del w:id="315" w:author="Pacella, Christina (DEC)" w:date="2025-04-29T12:02:00Z"/>
                <w:rFonts w:ascii="Garamond" w:hAnsi="Garamond" w:cs="Times New Roman"/>
                <w:bCs/>
                <w:sz w:val="22"/>
                <w:szCs w:val="22"/>
              </w:rPr>
            </w:pPr>
            <w:del w:id="316" w:author="Pacella, Christina (DEC)" w:date="2025-04-29T12:02:00Z">
              <w:r w:rsidRPr="000A4D52" w:rsidDel="000B0FF1">
                <w:rPr>
                  <w:rFonts w:ascii="Garamond" w:hAnsi="Garamond" w:cs="Times New Roman"/>
                  <w:bCs/>
                  <w:sz w:val="22"/>
                  <w:szCs w:val="22"/>
                </w:rPr>
                <w:delText>Temperature/Relative Humidity</w:delText>
              </w:r>
            </w:del>
          </w:p>
        </w:tc>
        <w:tc>
          <w:tcPr>
            <w:tcW w:w="3060" w:type="dxa"/>
            <w:vAlign w:val="center"/>
          </w:tcPr>
          <w:p w14:paraId="0F30BC3F" w14:textId="6B9F2EAA" w:rsidR="00F36B95" w:rsidRPr="000A4D52" w:rsidDel="000B0FF1" w:rsidRDefault="00F36B95" w:rsidP="000B0FF1">
            <w:pPr>
              <w:pStyle w:val="HTMLPreformatted"/>
              <w:rPr>
                <w:del w:id="317" w:author="Pacella, Christina (DEC)" w:date="2025-04-29T12:02:00Z"/>
                <w:rFonts w:ascii="Garamond" w:hAnsi="Garamond" w:cs="Times New Roman"/>
                <w:bCs/>
                <w:sz w:val="22"/>
                <w:szCs w:val="22"/>
              </w:rPr>
            </w:pPr>
          </w:p>
        </w:tc>
        <w:tc>
          <w:tcPr>
            <w:tcW w:w="1980" w:type="dxa"/>
            <w:vAlign w:val="center"/>
          </w:tcPr>
          <w:p w14:paraId="5BB26892" w14:textId="54CE186F" w:rsidR="00F36B95" w:rsidRPr="000A4D52" w:rsidDel="000B0FF1" w:rsidRDefault="00F36B95" w:rsidP="000B0FF1">
            <w:pPr>
              <w:pStyle w:val="HTMLPreformatted"/>
              <w:rPr>
                <w:del w:id="318" w:author="Pacella, Christina (DEC)" w:date="2025-04-29T12:02:00Z"/>
                <w:rFonts w:ascii="Garamond" w:hAnsi="Garamond" w:cs="Times New Roman"/>
                <w:bCs/>
                <w:sz w:val="22"/>
                <w:szCs w:val="22"/>
              </w:rPr>
            </w:pPr>
          </w:p>
        </w:tc>
      </w:tr>
      <w:tr w:rsidR="00F36B95" w:rsidDel="000B0FF1" w14:paraId="5EBD18D5" w14:textId="1F34B4BD" w:rsidTr="00492B48">
        <w:trPr>
          <w:del w:id="319" w:author="Pacella, Christina (DEC)" w:date="2025-04-29T12:02:00Z"/>
        </w:trPr>
        <w:tc>
          <w:tcPr>
            <w:tcW w:w="4140" w:type="dxa"/>
            <w:vAlign w:val="center"/>
          </w:tcPr>
          <w:p w14:paraId="6BAB6A43" w14:textId="061A65A2" w:rsidR="00F36B95" w:rsidRPr="000A4D52" w:rsidDel="000B0FF1" w:rsidRDefault="00F36B95" w:rsidP="000B0FF1">
            <w:pPr>
              <w:pStyle w:val="HTMLPreformatted"/>
              <w:rPr>
                <w:del w:id="320" w:author="Pacella, Christina (DEC)" w:date="2025-04-29T12:02:00Z"/>
                <w:rFonts w:ascii="Garamond" w:hAnsi="Garamond" w:cs="Times New Roman"/>
                <w:bCs/>
                <w:sz w:val="22"/>
                <w:szCs w:val="22"/>
              </w:rPr>
            </w:pPr>
            <w:del w:id="321" w:author="Pacella, Christina (DEC)" w:date="2025-04-29T12:02:00Z">
              <w:r w:rsidRPr="000A4D52" w:rsidDel="000B0FF1">
                <w:rPr>
                  <w:rFonts w:ascii="Garamond" w:hAnsi="Garamond" w:cs="Times New Roman"/>
                  <w:bCs/>
                  <w:sz w:val="22"/>
                  <w:szCs w:val="22"/>
                </w:rPr>
                <w:delText>Barometric Pressure</w:delText>
              </w:r>
            </w:del>
          </w:p>
        </w:tc>
        <w:tc>
          <w:tcPr>
            <w:tcW w:w="3060" w:type="dxa"/>
            <w:vAlign w:val="center"/>
          </w:tcPr>
          <w:p w14:paraId="2A188055" w14:textId="159B5673" w:rsidR="00F36B95" w:rsidRPr="000A4D52" w:rsidDel="000B0FF1" w:rsidRDefault="00F36B95" w:rsidP="000B0FF1">
            <w:pPr>
              <w:pStyle w:val="HTMLPreformatted"/>
              <w:rPr>
                <w:del w:id="322" w:author="Pacella, Christina (DEC)" w:date="2025-04-29T12:02:00Z"/>
                <w:rFonts w:ascii="Garamond" w:hAnsi="Garamond" w:cs="Times New Roman"/>
                <w:bCs/>
                <w:sz w:val="22"/>
                <w:szCs w:val="22"/>
              </w:rPr>
            </w:pPr>
            <w:del w:id="323" w:author="Pacella, Christina (DEC)" w:date="2025-04-29T12:02:00Z">
              <w:r w:rsidDel="000B0FF1">
                <w:rPr>
                  <w:rFonts w:ascii="Garamond" w:hAnsi="Garamond" w:cs="Times New Roman"/>
                  <w:bCs/>
                  <w:i/>
                  <w:sz w:val="22"/>
                  <w:szCs w:val="22"/>
                </w:rPr>
                <w:delText>height in the enclosure</w:delText>
              </w:r>
            </w:del>
          </w:p>
        </w:tc>
        <w:tc>
          <w:tcPr>
            <w:tcW w:w="1980" w:type="dxa"/>
            <w:vAlign w:val="center"/>
          </w:tcPr>
          <w:p w14:paraId="08FFF740" w14:textId="39B63C51" w:rsidR="00F36B95" w:rsidRPr="000A4D52" w:rsidDel="000B0FF1" w:rsidRDefault="00F36B95" w:rsidP="000B0FF1">
            <w:pPr>
              <w:pStyle w:val="HTMLPreformatted"/>
              <w:rPr>
                <w:del w:id="324" w:author="Pacella, Christina (DEC)" w:date="2025-04-29T12:02:00Z"/>
                <w:rFonts w:ascii="Garamond" w:hAnsi="Garamond" w:cs="Times New Roman"/>
                <w:bCs/>
                <w:sz w:val="22"/>
                <w:szCs w:val="22"/>
              </w:rPr>
            </w:pPr>
            <w:del w:id="325" w:author="Pacella, Christina (DEC)" w:date="2025-04-29T12:02:00Z">
              <w:r w:rsidDel="000B0FF1">
                <w:rPr>
                  <w:rFonts w:ascii="Garamond" w:hAnsi="Garamond" w:cs="Times New Roman"/>
                  <w:bCs/>
                  <w:i/>
                  <w:sz w:val="22"/>
                  <w:szCs w:val="22"/>
                </w:rPr>
                <w:delText>distance from the tower</w:delText>
              </w:r>
            </w:del>
          </w:p>
        </w:tc>
      </w:tr>
      <w:tr w:rsidR="00F36B95" w:rsidDel="000B0FF1" w14:paraId="246A58A5" w14:textId="0AAEE2E1" w:rsidTr="00492B48">
        <w:trPr>
          <w:del w:id="326" w:author="Pacella, Christina (DEC)" w:date="2025-04-29T12:02:00Z"/>
        </w:trPr>
        <w:tc>
          <w:tcPr>
            <w:tcW w:w="4140" w:type="dxa"/>
            <w:vAlign w:val="center"/>
          </w:tcPr>
          <w:p w14:paraId="176E8144" w14:textId="48AEE985" w:rsidR="00F36B95" w:rsidRPr="000A4D52" w:rsidDel="000B0FF1" w:rsidRDefault="00F36B95" w:rsidP="000B0FF1">
            <w:pPr>
              <w:pStyle w:val="HTMLPreformatted"/>
              <w:rPr>
                <w:del w:id="327" w:author="Pacella, Christina (DEC)" w:date="2025-04-29T12:02:00Z"/>
                <w:rFonts w:ascii="Garamond" w:hAnsi="Garamond" w:cs="Times New Roman"/>
                <w:bCs/>
                <w:sz w:val="22"/>
                <w:szCs w:val="22"/>
              </w:rPr>
            </w:pPr>
            <w:del w:id="328" w:author="Pacella, Christina (DEC)" w:date="2025-04-29T12:02:00Z">
              <w:r w:rsidRPr="000A4D52" w:rsidDel="000B0FF1">
                <w:rPr>
                  <w:rFonts w:ascii="Garamond" w:hAnsi="Garamond" w:cs="Times New Roman"/>
                  <w:bCs/>
                  <w:sz w:val="22"/>
                  <w:szCs w:val="22"/>
                </w:rPr>
                <w:delText>Wind</w:delText>
              </w:r>
            </w:del>
          </w:p>
        </w:tc>
        <w:tc>
          <w:tcPr>
            <w:tcW w:w="3060" w:type="dxa"/>
            <w:vAlign w:val="center"/>
          </w:tcPr>
          <w:p w14:paraId="0561D809" w14:textId="79416ECD" w:rsidR="00F36B95" w:rsidRPr="000A4D52" w:rsidDel="000B0FF1" w:rsidRDefault="00F36B95" w:rsidP="000B0FF1">
            <w:pPr>
              <w:pStyle w:val="HTMLPreformatted"/>
              <w:rPr>
                <w:del w:id="329" w:author="Pacella, Christina (DEC)" w:date="2025-04-29T12:02:00Z"/>
                <w:rFonts w:ascii="Garamond" w:hAnsi="Garamond" w:cs="Times New Roman"/>
                <w:bCs/>
                <w:i/>
                <w:sz w:val="22"/>
                <w:szCs w:val="22"/>
              </w:rPr>
            </w:pPr>
          </w:p>
        </w:tc>
        <w:tc>
          <w:tcPr>
            <w:tcW w:w="1980" w:type="dxa"/>
            <w:vAlign w:val="center"/>
          </w:tcPr>
          <w:p w14:paraId="15A98BF1" w14:textId="5E44A65B" w:rsidR="00F36B95" w:rsidRPr="000A4D52" w:rsidDel="000B0FF1" w:rsidRDefault="00F36B95" w:rsidP="000B0FF1">
            <w:pPr>
              <w:pStyle w:val="HTMLPreformatted"/>
              <w:rPr>
                <w:del w:id="330" w:author="Pacella, Christina (DEC)" w:date="2025-04-29T12:02:00Z"/>
                <w:rFonts w:ascii="Garamond" w:hAnsi="Garamond" w:cs="Times New Roman"/>
                <w:bCs/>
                <w:i/>
                <w:sz w:val="22"/>
                <w:szCs w:val="22"/>
              </w:rPr>
            </w:pPr>
          </w:p>
        </w:tc>
      </w:tr>
      <w:tr w:rsidR="00F36B95" w:rsidDel="000B0FF1" w14:paraId="47F334D9" w14:textId="5A9F9FC1" w:rsidTr="00492B48">
        <w:trPr>
          <w:del w:id="331" w:author="Pacella, Christina (DEC)" w:date="2025-04-29T12:02:00Z"/>
        </w:trPr>
        <w:tc>
          <w:tcPr>
            <w:tcW w:w="4140" w:type="dxa"/>
            <w:vAlign w:val="center"/>
          </w:tcPr>
          <w:p w14:paraId="1ED77F58" w14:textId="7C7C0678" w:rsidR="00F36B95" w:rsidRPr="000A4D52" w:rsidDel="000B0FF1" w:rsidRDefault="00F36B95" w:rsidP="000B0FF1">
            <w:pPr>
              <w:pStyle w:val="HTMLPreformatted"/>
              <w:rPr>
                <w:del w:id="332" w:author="Pacella, Christina (DEC)" w:date="2025-04-29T12:02:00Z"/>
                <w:rFonts w:ascii="Garamond" w:hAnsi="Garamond" w:cs="Times New Roman"/>
                <w:bCs/>
                <w:sz w:val="22"/>
                <w:szCs w:val="22"/>
              </w:rPr>
            </w:pPr>
            <w:del w:id="333" w:author="Pacella, Christina (DEC)" w:date="2025-04-29T12:02:00Z">
              <w:r w:rsidRPr="000A4D52" w:rsidDel="000B0FF1">
                <w:rPr>
                  <w:rFonts w:ascii="Garamond" w:hAnsi="Garamond" w:cs="Times New Roman"/>
                  <w:bCs/>
                  <w:sz w:val="22"/>
                  <w:szCs w:val="22"/>
                </w:rPr>
                <w:delText>PAR</w:delText>
              </w:r>
            </w:del>
          </w:p>
        </w:tc>
        <w:tc>
          <w:tcPr>
            <w:tcW w:w="3060" w:type="dxa"/>
            <w:vAlign w:val="center"/>
          </w:tcPr>
          <w:p w14:paraId="4C3D1ECC" w14:textId="3D11230E" w:rsidR="00F36B95" w:rsidRPr="000A4D52" w:rsidDel="000B0FF1" w:rsidRDefault="00F36B95" w:rsidP="000B0FF1">
            <w:pPr>
              <w:pStyle w:val="HTMLPreformatted"/>
              <w:rPr>
                <w:del w:id="334" w:author="Pacella, Christina (DEC)" w:date="2025-04-29T12:02:00Z"/>
                <w:rFonts w:ascii="Garamond" w:hAnsi="Garamond" w:cs="Times New Roman"/>
                <w:bCs/>
                <w:sz w:val="22"/>
                <w:szCs w:val="22"/>
              </w:rPr>
            </w:pPr>
          </w:p>
        </w:tc>
        <w:tc>
          <w:tcPr>
            <w:tcW w:w="1980" w:type="dxa"/>
            <w:vAlign w:val="center"/>
          </w:tcPr>
          <w:p w14:paraId="5FD34B0E" w14:textId="557A947F" w:rsidR="00F36B95" w:rsidRPr="000A4D52" w:rsidDel="000B0FF1" w:rsidRDefault="00F36B95" w:rsidP="000B0FF1">
            <w:pPr>
              <w:pStyle w:val="HTMLPreformatted"/>
              <w:rPr>
                <w:del w:id="335" w:author="Pacella, Christina (DEC)" w:date="2025-04-29T12:02:00Z"/>
                <w:rFonts w:ascii="Garamond" w:hAnsi="Garamond" w:cs="Times New Roman"/>
                <w:bCs/>
                <w:sz w:val="22"/>
                <w:szCs w:val="22"/>
              </w:rPr>
            </w:pPr>
          </w:p>
        </w:tc>
      </w:tr>
      <w:tr w:rsidR="00F36B95" w:rsidDel="000B0FF1" w14:paraId="25973B94" w14:textId="3448956F" w:rsidTr="00492B48">
        <w:trPr>
          <w:del w:id="336" w:author="Pacella, Christina (DEC)" w:date="2025-04-29T12:02:00Z"/>
        </w:trPr>
        <w:tc>
          <w:tcPr>
            <w:tcW w:w="4140" w:type="dxa"/>
            <w:vAlign w:val="center"/>
          </w:tcPr>
          <w:p w14:paraId="583F3DBA" w14:textId="5E8C922C" w:rsidR="00F36B95" w:rsidRPr="000A4D52" w:rsidDel="000B0FF1" w:rsidRDefault="00F36B95" w:rsidP="000B0FF1">
            <w:pPr>
              <w:pStyle w:val="HTMLPreformatted"/>
              <w:rPr>
                <w:del w:id="337" w:author="Pacella, Christina (DEC)" w:date="2025-04-29T12:02:00Z"/>
                <w:rFonts w:ascii="Garamond" w:hAnsi="Garamond" w:cs="Times New Roman"/>
                <w:bCs/>
                <w:sz w:val="22"/>
                <w:szCs w:val="22"/>
              </w:rPr>
            </w:pPr>
            <w:del w:id="338" w:author="Pacella, Christina (DEC)" w:date="2025-04-29T12:02:00Z">
              <w:r w:rsidRPr="000A4D52" w:rsidDel="000B0FF1">
                <w:rPr>
                  <w:rFonts w:ascii="Garamond" w:hAnsi="Garamond" w:cs="Times New Roman"/>
                  <w:bCs/>
                  <w:sz w:val="22"/>
                  <w:szCs w:val="22"/>
                </w:rPr>
                <w:delText xml:space="preserve">Precipitation </w:delText>
              </w:r>
              <w:r w:rsidR="0005736D" w:rsidDel="000B0FF1">
                <w:rPr>
                  <w:rFonts w:ascii="Garamond" w:hAnsi="Garamond" w:cs="Times New Roman"/>
                  <w:bCs/>
                  <w:sz w:val="22"/>
                  <w:szCs w:val="22"/>
                </w:rPr>
                <w:delText>g</w:delText>
              </w:r>
              <w:r w:rsidRPr="000A4D52" w:rsidDel="000B0FF1">
                <w:rPr>
                  <w:rFonts w:ascii="Garamond" w:hAnsi="Garamond" w:cs="Times New Roman"/>
                  <w:bCs/>
                  <w:sz w:val="22"/>
                  <w:szCs w:val="22"/>
                </w:rPr>
                <w:delText>auge</w:delText>
              </w:r>
            </w:del>
          </w:p>
        </w:tc>
        <w:tc>
          <w:tcPr>
            <w:tcW w:w="3060" w:type="dxa"/>
            <w:vAlign w:val="center"/>
          </w:tcPr>
          <w:p w14:paraId="0D2FDAB2" w14:textId="51D08437" w:rsidR="00F36B95" w:rsidRPr="000A4D52" w:rsidDel="000B0FF1" w:rsidRDefault="00F36B95" w:rsidP="000B0FF1">
            <w:pPr>
              <w:pStyle w:val="HTMLPreformatted"/>
              <w:rPr>
                <w:del w:id="339" w:author="Pacella, Christina (DEC)" w:date="2025-04-29T12:02:00Z"/>
                <w:rFonts w:ascii="Garamond" w:hAnsi="Garamond" w:cs="Times New Roman"/>
                <w:bCs/>
                <w:sz w:val="22"/>
                <w:szCs w:val="22"/>
              </w:rPr>
            </w:pPr>
          </w:p>
        </w:tc>
        <w:tc>
          <w:tcPr>
            <w:tcW w:w="1980" w:type="dxa"/>
            <w:vAlign w:val="center"/>
          </w:tcPr>
          <w:p w14:paraId="7FE59522" w14:textId="3E2BE04C" w:rsidR="00F36B95" w:rsidRPr="000A4D52" w:rsidDel="000B0FF1" w:rsidRDefault="00F36B95" w:rsidP="000B0FF1">
            <w:pPr>
              <w:pStyle w:val="HTMLPreformatted"/>
              <w:rPr>
                <w:del w:id="340" w:author="Pacella, Christina (DEC)" w:date="2025-04-29T12:02:00Z"/>
                <w:rFonts w:ascii="Garamond" w:hAnsi="Garamond" w:cs="Times New Roman"/>
                <w:bCs/>
                <w:sz w:val="22"/>
                <w:szCs w:val="22"/>
              </w:rPr>
            </w:pPr>
            <w:del w:id="341" w:author="Pacella, Christina (DEC)" w:date="2025-04-29T12:02:00Z">
              <w:r w:rsidDel="000B0FF1">
                <w:rPr>
                  <w:rFonts w:ascii="Garamond" w:hAnsi="Garamond" w:cs="Times New Roman"/>
                  <w:bCs/>
                  <w:i/>
                  <w:sz w:val="22"/>
                  <w:szCs w:val="22"/>
                </w:rPr>
                <w:delText>distance from the tower</w:delText>
              </w:r>
            </w:del>
          </w:p>
        </w:tc>
      </w:tr>
    </w:tbl>
    <w:p w14:paraId="6989B292" w14:textId="5F998449" w:rsidR="000F327B" w:rsidDel="000B0FF1" w:rsidRDefault="000F327B" w:rsidP="000B0FF1">
      <w:pPr>
        <w:pStyle w:val="HTMLPreformatted"/>
        <w:rPr>
          <w:del w:id="342" w:author="Pacella, Christina (DEC)" w:date="2025-04-29T12:02:00Z"/>
          <w:rFonts w:ascii="Garamond" w:hAnsi="Garamond"/>
          <w:sz w:val="22"/>
          <w:szCs w:val="22"/>
        </w:rPr>
      </w:pPr>
    </w:p>
    <w:p w14:paraId="14768906" w14:textId="1F74D0DE" w:rsidR="00F36B95" w:rsidDel="000B0FF1" w:rsidRDefault="00F36B95" w:rsidP="000B0FF1">
      <w:pPr>
        <w:pStyle w:val="HTMLPreformatted"/>
        <w:rPr>
          <w:del w:id="343" w:author="Pacella, Christina (DEC)" w:date="2025-04-29T12:02:00Z"/>
          <w:rFonts w:ascii="Garamond" w:hAnsi="Garamond"/>
          <w:sz w:val="22"/>
          <w:szCs w:val="22"/>
        </w:rPr>
      </w:pPr>
    </w:p>
    <w:p w14:paraId="3D9EB4BD" w14:textId="77777777" w:rsidR="00F36B95" w:rsidRDefault="00F36B95" w:rsidP="000B0FF1">
      <w:pPr>
        <w:pStyle w:val="HTMLPreformatted"/>
        <w:rPr>
          <w:rFonts w:ascii="Garamond" w:hAnsi="Garamond"/>
          <w:sz w:val="22"/>
          <w:szCs w:val="22"/>
        </w:rPr>
      </w:pPr>
    </w:p>
    <w:p w14:paraId="076BC108" w14:textId="77777777" w:rsidR="000E4578" w:rsidRPr="00CC01FF" w:rsidRDefault="000E4578" w:rsidP="000E4578">
      <w:pPr>
        <w:pStyle w:val="HTMLPreformatted"/>
        <w:rPr>
          <w:ins w:id="344" w:author="Pacella, Christina (DEC)" w:date="2025-04-29T12:03:00Z"/>
          <w:rFonts w:ascii="Garamond" w:hAnsi="Garamond"/>
          <w:b/>
          <w:bCs/>
          <w:sz w:val="22"/>
          <w:szCs w:val="22"/>
        </w:rPr>
      </w:pPr>
      <w:ins w:id="345" w:author="Pacella, Christina (DEC)" w:date="2025-04-29T12:03:00Z">
        <w:r w:rsidRPr="00CC01FF">
          <w:rPr>
            <w:rFonts w:ascii="Garamond" w:hAnsi="Garamond"/>
            <w:b/>
            <w:bCs/>
            <w:sz w:val="22"/>
            <w:szCs w:val="22"/>
          </w:rPr>
          <w:t xml:space="preserve">SWMP Station Timeline </w:t>
        </w:r>
      </w:ins>
    </w:p>
    <w:tbl>
      <w:tblPr>
        <w:tblW w:w="9900" w:type="dxa"/>
        <w:tblInd w:w="-10" w:type="dxa"/>
        <w:tblCellMar>
          <w:left w:w="0" w:type="dxa"/>
          <w:right w:w="0" w:type="dxa"/>
        </w:tblCellMar>
        <w:tblLook w:val="04A0" w:firstRow="1" w:lastRow="0" w:firstColumn="1" w:lastColumn="0" w:noHBand="0" w:noVBand="1"/>
      </w:tblPr>
      <w:tblGrid>
        <w:gridCol w:w="895"/>
        <w:gridCol w:w="917"/>
        <w:gridCol w:w="1066"/>
        <w:gridCol w:w="1631"/>
        <w:gridCol w:w="1855"/>
        <w:gridCol w:w="1848"/>
        <w:gridCol w:w="1688"/>
      </w:tblGrid>
      <w:tr w:rsidR="000E4578" w14:paraId="27780079" w14:textId="77777777" w:rsidTr="00DA3D34">
        <w:trPr>
          <w:trHeight w:val="540"/>
          <w:ins w:id="346" w:author="Pacella, Christina (DEC)" w:date="2025-04-29T12:03:00Z"/>
        </w:trPr>
        <w:tc>
          <w:tcPr>
            <w:tcW w:w="8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BD90435" w14:textId="77777777" w:rsidR="000E4578" w:rsidRPr="00CC01FF" w:rsidRDefault="000E4578" w:rsidP="00DA3D34">
            <w:pPr>
              <w:rPr>
                <w:ins w:id="347" w:author="Pacella, Christina (DEC)" w:date="2025-04-29T12:03:00Z"/>
                <w:rFonts w:ascii="Garamond" w:eastAsiaTheme="minorHAnsi" w:hAnsi="Garamond"/>
                <w:b/>
                <w:bCs/>
                <w:sz w:val="22"/>
                <w:szCs w:val="22"/>
              </w:rPr>
            </w:pPr>
            <w:ins w:id="348" w:author="Pacella, Christina (DEC)" w:date="2025-04-29T12:03:00Z">
              <w:r w:rsidRPr="00CC01FF">
                <w:rPr>
                  <w:rFonts w:ascii="Garamond" w:hAnsi="Garamond"/>
                  <w:b/>
                  <w:bCs/>
                  <w:sz w:val="22"/>
                  <w:szCs w:val="22"/>
                </w:rPr>
                <w:t>Station Code</w:t>
              </w:r>
            </w:ins>
          </w:p>
        </w:tc>
        <w:tc>
          <w:tcPr>
            <w:tcW w:w="9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F8336D9" w14:textId="77777777" w:rsidR="000E4578" w:rsidRPr="00CC01FF" w:rsidRDefault="000E4578" w:rsidP="00DA3D34">
            <w:pPr>
              <w:rPr>
                <w:ins w:id="349" w:author="Pacella, Christina (DEC)" w:date="2025-04-29T12:03:00Z"/>
                <w:rFonts w:ascii="Garamond" w:eastAsiaTheme="minorHAnsi" w:hAnsi="Garamond"/>
                <w:b/>
                <w:bCs/>
                <w:sz w:val="22"/>
                <w:szCs w:val="22"/>
              </w:rPr>
            </w:pPr>
            <w:ins w:id="350" w:author="Pacella, Christina (DEC)" w:date="2025-04-29T12:03:00Z">
              <w:r w:rsidRPr="00CC01FF">
                <w:rPr>
                  <w:rFonts w:ascii="Garamond" w:hAnsi="Garamond"/>
                  <w:b/>
                  <w:bCs/>
                  <w:sz w:val="22"/>
                  <w:szCs w:val="22"/>
                </w:rPr>
                <w:t>SWMP Status</w:t>
              </w:r>
            </w:ins>
          </w:p>
        </w:tc>
        <w:tc>
          <w:tcPr>
            <w:tcW w:w="106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7DC1B9E" w14:textId="77777777" w:rsidR="000E4578" w:rsidRPr="00CC01FF" w:rsidRDefault="000E4578" w:rsidP="00DA3D34">
            <w:pPr>
              <w:rPr>
                <w:ins w:id="351" w:author="Pacella, Christina (DEC)" w:date="2025-04-29T12:03:00Z"/>
                <w:rFonts w:ascii="Garamond" w:eastAsiaTheme="minorHAnsi" w:hAnsi="Garamond"/>
                <w:b/>
                <w:bCs/>
                <w:sz w:val="22"/>
                <w:szCs w:val="22"/>
              </w:rPr>
            </w:pPr>
            <w:ins w:id="352" w:author="Pacella, Christina (DEC)" w:date="2025-04-29T12:03:00Z">
              <w:r w:rsidRPr="00CC01FF">
                <w:rPr>
                  <w:rFonts w:ascii="Garamond" w:hAnsi="Garamond"/>
                  <w:b/>
                  <w:bCs/>
                  <w:sz w:val="22"/>
                  <w:szCs w:val="22"/>
                </w:rPr>
                <w:t>Station Name</w:t>
              </w:r>
            </w:ins>
          </w:p>
        </w:tc>
        <w:tc>
          <w:tcPr>
            <w:tcW w:w="163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21C4EBE" w14:textId="77777777" w:rsidR="000E4578" w:rsidRPr="00CC01FF" w:rsidRDefault="000E4578" w:rsidP="00DA3D34">
            <w:pPr>
              <w:rPr>
                <w:ins w:id="353" w:author="Pacella, Christina (DEC)" w:date="2025-04-29T12:03:00Z"/>
                <w:rFonts w:ascii="Garamond" w:eastAsiaTheme="minorHAnsi" w:hAnsi="Garamond"/>
                <w:b/>
                <w:bCs/>
                <w:sz w:val="22"/>
                <w:szCs w:val="22"/>
              </w:rPr>
            </w:pPr>
            <w:ins w:id="354" w:author="Pacella, Christina (DEC)" w:date="2025-04-29T12:03:00Z">
              <w:r w:rsidRPr="00CC01FF">
                <w:rPr>
                  <w:rFonts w:ascii="Garamond" w:hAnsi="Garamond"/>
                  <w:b/>
                  <w:bCs/>
                  <w:sz w:val="22"/>
                  <w:szCs w:val="22"/>
                </w:rPr>
                <w:t>Location</w:t>
              </w:r>
            </w:ins>
          </w:p>
        </w:tc>
        <w:tc>
          <w:tcPr>
            <w:tcW w:w="185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305C0C3" w14:textId="77777777" w:rsidR="000E4578" w:rsidRPr="00CC01FF" w:rsidRDefault="000E4578" w:rsidP="00DA3D34">
            <w:pPr>
              <w:rPr>
                <w:ins w:id="355" w:author="Pacella, Christina (DEC)" w:date="2025-04-29T12:03:00Z"/>
                <w:rFonts w:ascii="Garamond" w:eastAsiaTheme="minorHAnsi" w:hAnsi="Garamond"/>
                <w:b/>
                <w:bCs/>
                <w:sz w:val="22"/>
                <w:szCs w:val="22"/>
              </w:rPr>
            </w:pPr>
            <w:ins w:id="356" w:author="Pacella, Christina (DEC)" w:date="2025-04-29T12:03:00Z">
              <w:r w:rsidRPr="00CC01FF">
                <w:rPr>
                  <w:rFonts w:ascii="Garamond" w:hAnsi="Garamond"/>
                  <w:b/>
                  <w:bCs/>
                  <w:sz w:val="22"/>
                  <w:szCs w:val="22"/>
                </w:rPr>
                <w:t>Active Dates</w:t>
              </w:r>
            </w:ins>
          </w:p>
        </w:tc>
        <w:tc>
          <w:tcPr>
            <w:tcW w:w="184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EC0EEB4" w14:textId="77777777" w:rsidR="000E4578" w:rsidRPr="00CC01FF" w:rsidRDefault="000E4578" w:rsidP="00DA3D34">
            <w:pPr>
              <w:rPr>
                <w:ins w:id="357" w:author="Pacella, Christina (DEC)" w:date="2025-04-29T12:03:00Z"/>
                <w:rFonts w:ascii="Garamond" w:eastAsiaTheme="minorHAnsi" w:hAnsi="Garamond"/>
                <w:b/>
                <w:bCs/>
                <w:sz w:val="22"/>
                <w:szCs w:val="22"/>
              </w:rPr>
            </w:pPr>
            <w:ins w:id="358" w:author="Pacella, Christina (DEC)" w:date="2025-04-29T12:03:00Z">
              <w:r w:rsidRPr="00CC01FF">
                <w:rPr>
                  <w:rFonts w:ascii="Garamond" w:hAnsi="Garamond"/>
                  <w:b/>
                  <w:bCs/>
                  <w:sz w:val="22"/>
                  <w:szCs w:val="22"/>
                </w:rPr>
                <w:t>Reason Decommissioned</w:t>
              </w:r>
            </w:ins>
          </w:p>
        </w:tc>
        <w:tc>
          <w:tcPr>
            <w:tcW w:w="16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A923E98" w14:textId="77777777" w:rsidR="000E4578" w:rsidRPr="00CC01FF" w:rsidRDefault="000E4578" w:rsidP="00DA3D34">
            <w:pPr>
              <w:rPr>
                <w:ins w:id="359" w:author="Pacella, Christina (DEC)" w:date="2025-04-29T12:03:00Z"/>
                <w:rFonts w:ascii="Garamond" w:eastAsiaTheme="minorHAnsi" w:hAnsi="Garamond"/>
                <w:b/>
                <w:bCs/>
                <w:sz w:val="22"/>
                <w:szCs w:val="22"/>
              </w:rPr>
            </w:pPr>
            <w:ins w:id="360" w:author="Pacella, Christina (DEC)" w:date="2025-04-29T12:03:00Z">
              <w:r w:rsidRPr="00CC01FF">
                <w:rPr>
                  <w:rFonts w:ascii="Garamond" w:hAnsi="Garamond"/>
                  <w:b/>
                  <w:bCs/>
                  <w:sz w:val="22"/>
                  <w:szCs w:val="22"/>
                </w:rPr>
                <w:t>Notes</w:t>
              </w:r>
            </w:ins>
          </w:p>
        </w:tc>
      </w:tr>
      <w:tr w:rsidR="000E4578" w14:paraId="03E4B2FB" w14:textId="77777777" w:rsidTr="00DA3D34">
        <w:trPr>
          <w:trHeight w:val="538"/>
          <w:ins w:id="361" w:author="Pacella, Christina (DEC)" w:date="2025-04-29T12:03:00Z"/>
        </w:trPr>
        <w:tc>
          <w:tcPr>
            <w:tcW w:w="895" w:type="dxa"/>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41B6DEB9" w14:textId="77777777" w:rsidR="000E4578" w:rsidRPr="00CC01FF" w:rsidRDefault="000E4578" w:rsidP="00DA3D34">
            <w:pPr>
              <w:rPr>
                <w:ins w:id="362" w:author="Pacella, Christina (DEC)" w:date="2025-04-29T12:03:00Z"/>
                <w:rFonts w:ascii="Garamond" w:eastAsiaTheme="minorHAnsi" w:hAnsi="Garamond"/>
                <w:sz w:val="22"/>
                <w:szCs w:val="22"/>
              </w:rPr>
            </w:pPr>
            <w:ins w:id="363" w:author="Pacella, Christina (DEC)" w:date="2025-04-29T12:03:00Z">
              <w:r w:rsidRPr="00CC01FF">
                <w:rPr>
                  <w:rFonts w:ascii="Garamond" w:eastAsiaTheme="minorHAnsi" w:hAnsi="Garamond"/>
                  <w:sz w:val="22"/>
                  <w:szCs w:val="22"/>
                </w:rPr>
                <w:t>FS</w:t>
              </w:r>
            </w:ins>
          </w:p>
        </w:tc>
        <w:tc>
          <w:tcPr>
            <w:tcW w:w="917"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1F8B44F6" w14:textId="77777777" w:rsidR="000E4578" w:rsidRPr="00CC01FF" w:rsidRDefault="000E4578" w:rsidP="00DA3D34">
            <w:pPr>
              <w:rPr>
                <w:ins w:id="364" w:author="Pacella, Christina (DEC)" w:date="2025-04-29T12:03:00Z"/>
                <w:rFonts w:ascii="Garamond" w:eastAsiaTheme="minorHAnsi" w:hAnsi="Garamond"/>
                <w:sz w:val="22"/>
                <w:szCs w:val="22"/>
              </w:rPr>
            </w:pPr>
            <w:ins w:id="365" w:author="Pacella, Christina (DEC)" w:date="2025-04-29T12:03:00Z">
              <w:r w:rsidRPr="00CC01FF">
                <w:rPr>
                  <w:rFonts w:ascii="Garamond" w:eastAsiaTheme="minorHAnsi" w:hAnsi="Garamond"/>
                  <w:sz w:val="22"/>
                  <w:szCs w:val="22"/>
                </w:rPr>
                <w:t>P</w:t>
              </w:r>
            </w:ins>
          </w:p>
        </w:tc>
        <w:tc>
          <w:tcPr>
            <w:tcW w:w="1066"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3CE15E78" w14:textId="77777777" w:rsidR="000E4578" w:rsidRPr="00CC01FF" w:rsidRDefault="000E4578" w:rsidP="00DA3D34">
            <w:pPr>
              <w:rPr>
                <w:ins w:id="366" w:author="Pacella, Christina (DEC)" w:date="2025-04-29T12:03:00Z"/>
                <w:rFonts w:ascii="Garamond" w:eastAsiaTheme="minorHAnsi" w:hAnsi="Garamond"/>
                <w:sz w:val="22"/>
                <w:szCs w:val="22"/>
              </w:rPr>
            </w:pPr>
            <w:ins w:id="367" w:author="Pacella, Christina (DEC)" w:date="2025-04-29T12:03:00Z">
              <w:r w:rsidRPr="00CC01FF">
                <w:rPr>
                  <w:rFonts w:ascii="Garamond" w:eastAsiaTheme="minorHAnsi" w:hAnsi="Garamond"/>
                  <w:sz w:val="22"/>
                  <w:szCs w:val="22"/>
                </w:rPr>
                <w:t>Field Station</w:t>
              </w:r>
            </w:ins>
          </w:p>
        </w:tc>
        <w:tc>
          <w:tcPr>
            <w:tcW w:w="1631"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2CF1F7EA" w14:textId="77777777" w:rsidR="000E4578" w:rsidRPr="00CC01FF" w:rsidRDefault="000E4578" w:rsidP="00DA3D34">
            <w:pPr>
              <w:rPr>
                <w:ins w:id="368" w:author="Pacella, Christina (DEC)" w:date="2025-04-29T12:03:00Z"/>
                <w:rFonts w:ascii="Garamond" w:eastAsiaTheme="minorHAnsi" w:hAnsi="Garamond"/>
                <w:sz w:val="22"/>
                <w:szCs w:val="22"/>
              </w:rPr>
            </w:pPr>
            <w:ins w:id="369" w:author="Pacella, Christina (DEC)" w:date="2025-04-29T12:03:00Z">
              <w:r w:rsidRPr="00CC01FF">
                <w:rPr>
                  <w:rFonts w:ascii="Garamond" w:eastAsiaTheme="minorHAnsi" w:hAnsi="Garamond"/>
                  <w:sz w:val="22"/>
                  <w:szCs w:val="22"/>
                </w:rPr>
                <w:t>(42°01'05.46"N 73°55'01.13"W)</w:t>
              </w:r>
            </w:ins>
          </w:p>
        </w:tc>
        <w:tc>
          <w:tcPr>
            <w:tcW w:w="1855" w:type="dxa"/>
            <w:tcBorders>
              <w:top w:val="single" w:sz="8" w:space="0" w:color="auto"/>
              <w:left w:val="nil"/>
              <w:bottom w:val="single" w:sz="4" w:space="0" w:color="auto"/>
              <w:right w:val="single" w:sz="8" w:space="0" w:color="auto"/>
            </w:tcBorders>
            <w:tcMar>
              <w:top w:w="0" w:type="dxa"/>
              <w:left w:w="108" w:type="dxa"/>
              <w:bottom w:w="0" w:type="dxa"/>
              <w:right w:w="108" w:type="dxa"/>
            </w:tcMar>
          </w:tcPr>
          <w:p w14:paraId="59C08913" w14:textId="77777777" w:rsidR="000E4578" w:rsidRPr="00CC01FF" w:rsidRDefault="000E4578" w:rsidP="00DA3D34">
            <w:pPr>
              <w:rPr>
                <w:ins w:id="370" w:author="Pacella, Christina (DEC)" w:date="2025-04-29T12:03:00Z"/>
                <w:rFonts w:ascii="Garamond" w:eastAsiaTheme="minorHAnsi" w:hAnsi="Garamond"/>
                <w:sz w:val="22"/>
                <w:szCs w:val="22"/>
              </w:rPr>
            </w:pPr>
            <w:ins w:id="371" w:author="Pacella, Christina (DEC)" w:date="2025-04-29T12:03:00Z">
              <w:r w:rsidRPr="00CC01FF">
                <w:rPr>
                  <w:rFonts w:ascii="Garamond" w:eastAsiaTheme="minorHAnsi" w:hAnsi="Garamond"/>
                  <w:sz w:val="22"/>
                  <w:szCs w:val="22"/>
                </w:rPr>
                <w:t>July 1999</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P</w:t>
              </w:r>
              <w:r w:rsidRPr="00CC01FF">
                <w:rPr>
                  <w:rFonts w:ascii="Garamond" w:eastAsiaTheme="minorHAnsi" w:hAnsi="Garamond"/>
                  <w:sz w:val="22"/>
                  <w:szCs w:val="22"/>
                </w:rPr>
                <w:t>resent</w:t>
              </w:r>
            </w:ins>
          </w:p>
        </w:tc>
        <w:tc>
          <w:tcPr>
            <w:tcW w:w="184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4A57792A" w14:textId="77777777" w:rsidR="000E4578" w:rsidRPr="00CC01FF" w:rsidRDefault="000E4578" w:rsidP="00DA3D34">
            <w:pPr>
              <w:rPr>
                <w:ins w:id="372" w:author="Pacella, Christina (DEC)" w:date="2025-04-29T12:03:00Z"/>
                <w:rFonts w:ascii="Garamond" w:eastAsiaTheme="minorHAnsi" w:hAnsi="Garamond"/>
                <w:sz w:val="22"/>
                <w:szCs w:val="22"/>
              </w:rPr>
            </w:pPr>
            <w:ins w:id="373" w:author="Pacella, Christina (DEC)" w:date="2025-04-29T12:03:00Z">
              <w:r w:rsidRPr="00CC01FF">
                <w:rPr>
                  <w:rFonts w:ascii="Garamond" w:hAnsi="Garamond"/>
                  <w:sz w:val="22"/>
                  <w:szCs w:val="22"/>
                </w:rPr>
                <w:t>NA</w:t>
              </w:r>
            </w:ins>
          </w:p>
        </w:tc>
        <w:tc>
          <w:tcPr>
            <w:tcW w:w="1688" w:type="dxa"/>
            <w:tcBorders>
              <w:top w:val="single" w:sz="8" w:space="0" w:color="auto"/>
              <w:left w:val="nil"/>
              <w:bottom w:val="single" w:sz="4" w:space="0" w:color="auto"/>
              <w:right w:val="single" w:sz="8" w:space="0" w:color="auto"/>
            </w:tcBorders>
            <w:tcMar>
              <w:top w:w="0" w:type="dxa"/>
              <w:left w:w="108" w:type="dxa"/>
              <w:bottom w:w="0" w:type="dxa"/>
              <w:right w:w="108" w:type="dxa"/>
            </w:tcMar>
            <w:hideMark/>
          </w:tcPr>
          <w:p w14:paraId="18D0233E" w14:textId="77777777" w:rsidR="000E4578" w:rsidRPr="00CC01FF" w:rsidRDefault="000E4578" w:rsidP="00DA3D34">
            <w:pPr>
              <w:rPr>
                <w:ins w:id="374" w:author="Pacella, Christina (DEC)" w:date="2025-04-29T12:03:00Z"/>
                <w:rFonts w:ascii="Garamond" w:eastAsiaTheme="minorHAnsi" w:hAnsi="Garamond"/>
                <w:sz w:val="22"/>
                <w:szCs w:val="22"/>
              </w:rPr>
            </w:pPr>
            <w:ins w:id="375" w:author="Pacella, Christina (DEC)" w:date="2025-04-29T12:03:00Z">
              <w:r w:rsidRPr="00CC01FF">
                <w:rPr>
                  <w:rFonts w:ascii="Garamond" w:hAnsi="Garamond"/>
                  <w:sz w:val="22"/>
                  <w:szCs w:val="22"/>
                </w:rPr>
                <w:t>NA</w:t>
              </w:r>
            </w:ins>
          </w:p>
        </w:tc>
      </w:tr>
      <w:tr w:rsidR="000E4578" w14:paraId="228233C2" w14:textId="77777777" w:rsidTr="00DA3D34">
        <w:trPr>
          <w:trHeight w:val="657"/>
          <w:ins w:id="376" w:author="Pacella, Christina (DEC)" w:date="2025-04-29T12:03:00Z"/>
        </w:trPr>
        <w:tc>
          <w:tcPr>
            <w:tcW w:w="895"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77B2F629" w14:textId="77777777" w:rsidR="000E4578" w:rsidRPr="00CC01FF" w:rsidRDefault="000E4578" w:rsidP="00DA3D34">
            <w:pPr>
              <w:rPr>
                <w:ins w:id="377" w:author="Pacella, Christina (DEC)" w:date="2025-04-29T12:03:00Z"/>
                <w:rFonts w:ascii="Garamond" w:eastAsiaTheme="minorHAnsi" w:hAnsi="Garamond"/>
                <w:sz w:val="22"/>
                <w:szCs w:val="22"/>
              </w:rPr>
            </w:pPr>
            <w:ins w:id="378" w:author="Pacella, Christina (DEC)" w:date="2025-04-29T12:03:00Z">
              <w:r w:rsidRPr="00CC01FF">
                <w:rPr>
                  <w:rFonts w:ascii="Garamond" w:eastAsiaTheme="minorHAnsi" w:hAnsi="Garamond"/>
                  <w:sz w:val="22"/>
                  <w:szCs w:val="22"/>
                </w:rPr>
                <w:t>NP</w:t>
              </w:r>
            </w:ins>
          </w:p>
        </w:tc>
        <w:tc>
          <w:tcPr>
            <w:tcW w:w="917"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79A7ED4" w14:textId="77777777" w:rsidR="000E4578" w:rsidRPr="00CC01FF" w:rsidRDefault="000E4578" w:rsidP="00DA3D34">
            <w:pPr>
              <w:rPr>
                <w:ins w:id="379" w:author="Pacella, Christina (DEC)" w:date="2025-04-29T12:03:00Z"/>
                <w:rFonts w:ascii="Garamond" w:eastAsiaTheme="minorHAnsi" w:hAnsi="Garamond"/>
                <w:sz w:val="22"/>
                <w:szCs w:val="22"/>
              </w:rPr>
            </w:pPr>
            <w:ins w:id="380" w:author="Pacella, Christina (DEC)" w:date="2025-04-29T12:03:00Z">
              <w:r w:rsidRPr="00CC01FF">
                <w:rPr>
                  <w:rFonts w:ascii="Garamond" w:eastAsiaTheme="minorHAnsi" w:hAnsi="Garamond"/>
                  <w:sz w:val="22"/>
                  <w:szCs w:val="22"/>
                </w:rPr>
                <w:t>S</w:t>
              </w:r>
            </w:ins>
          </w:p>
        </w:tc>
        <w:tc>
          <w:tcPr>
            <w:tcW w:w="106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D004F46" w14:textId="77777777" w:rsidR="000E4578" w:rsidRPr="00CC01FF" w:rsidRDefault="000E4578" w:rsidP="00DA3D34">
            <w:pPr>
              <w:rPr>
                <w:ins w:id="381" w:author="Pacella, Christina (DEC)" w:date="2025-04-29T12:03:00Z"/>
                <w:rFonts w:ascii="Garamond" w:eastAsiaTheme="minorHAnsi" w:hAnsi="Garamond"/>
                <w:sz w:val="22"/>
                <w:szCs w:val="22"/>
              </w:rPr>
            </w:pPr>
            <w:ins w:id="382" w:author="Pacella, Christina (DEC)" w:date="2025-04-29T12:03:00Z">
              <w:r w:rsidRPr="00CC01FF">
                <w:rPr>
                  <w:rFonts w:ascii="Garamond" w:eastAsiaTheme="minorHAnsi" w:hAnsi="Garamond"/>
                  <w:sz w:val="22"/>
                  <w:szCs w:val="22"/>
                </w:rPr>
                <w:t xml:space="preserve">Norrie Point </w:t>
              </w:r>
            </w:ins>
          </w:p>
        </w:tc>
        <w:tc>
          <w:tcPr>
            <w:tcW w:w="163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FEE1C7A" w14:textId="77777777" w:rsidR="000E4578" w:rsidRPr="00CC01FF" w:rsidRDefault="000E4578" w:rsidP="00DA3D34">
            <w:pPr>
              <w:rPr>
                <w:ins w:id="383" w:author="Pacella, Christina (DEC)" w:date="2025-04-29T12:03:00Z"/>
                <w:rFonts w:ascii="Garamond" w:eastAsiaTheme="minorHAnsi" w:hAnsi="Garamond"/>
                <w:sz w:val="22"/>
                <w:szCs w:val="22"/>
              </w:rPr>
            </w:pPr>
            <w:ins w:id="384" w:author="Pacella, Christina (DEC)" w:date="2025-04-29T12:03:00Z">
              <w:r w:rsidRPr="00CC01FF">
                <w:rPr>
                  <w:rFonts w:ascii="Garamond" w:eastAsiaTheme="minorHAnsi" w:hAnsi="Garamond"/>
                  <w:sz w:val="22"/>
                  <w:szCs w:val="22"/>
                </w:rPr>
                <w:t>(41°49'53"N</w:t>
              </w:r>
            </w:ins>
          </w:p>
          <w:p w14:paraId="2CC74B77" w14:textId="77777777" w:rsidR="000E4578" w:rsidRPr="00CC01FF" w:rsidRDefault="000E4578" w:rsidP="00DA3D34">
            <w:pPr>
              <w:rPr>
                <w:ins w:id="385" w:author="Pacella, Christina (DEC)" w:date="2025-04-29T12:03:00Z"/>
                <w:rFonts w:ascii="Garamond" w:eastAsiaTheme="minorHAnsi" w:hAnsi="Garamond"/>
                <w:sz w:val="22"/>
                <w:szCs w:val="22"/>
              </w:rPr>
            </w:pPr>
            <w:ins w:id="386" w:author="Pacella, Christina (DEC)" w:date="2025-04-29T12:03:00Z">
              <w:r w:rsidRPr="00CC01FF">
                <w:rPr>
                  <w:rFonts w:ascii="Garamond" w:eastAsiaTheme="minorHAnsi" w:hAnsi="Garamond"/>
                  <w:sz w:val="22"/>
                  <w:szCs w:val="22"/>
                </w:rPr>
                <w:t>73°56'32"W)</w:t>
              </w:r>
            </w:ins>
          </w:p>
        </w:tc>
        <w:tc>
          <w:tcPr>
            <w:tcW w:w="185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74A6D138" w14:textId="77777777" w:rsidR="000E4578" w:rsidRPr="00CC01FF" w:rsidRDefault="000E4578" w:rsidP="00DA3D34">
            <w:pPr>
              <w:rPr>
                <w:ins w:id="387" w:author="Pacella, Christina (DEC)" w:date="2025-04-29T12:03:00Z"/>
                <w:rFonts w:ascii="Garamond" w:eastAsiaTheme="minorHAnsi" w:hAnsi="Garamond"/>
                <w:sz w:val="22"/>
                <w:szCs w:val="22"/>
              </w:rPr>
            </w:pPr>
            <w:ins w:id="388" w:author="Pacella, Christina (DEC)" w:date="2025-04-29T12:03:00Z">
              <w:r w:rsidRPr="00CC01FF">
                <w:rPr>
                  <w:rFonts w:ascii="Garamond" w:eastAsiaTheme="minorHAnsi" w:hAnsi="Garamond"/>
                  <w:sz w:val="22"/>
                  <w:szCs w:val="22"/>
                </w:rPr>
                <w:t>Secondary SWMP January 1, 2018 - Present</w:t>
              </w:r>
            </w:ins>
          </w:p>
        </w:tc>
        <w:tc>
          <w:tcPr>
            <w:tcW w:w="184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EB54C00" w14:textId="77777777" w:rsidR="000E4578" w:rsidRPr="00CC01FF" w:rsidRDefault="000E4578" w:rsidP="00DA3D34">
            <w:pPr>
              <w:rPr>
                <w:ins w:id="389" w:author="Pacella, Christina (DEC)" w:date="2025-04-29T12:03:00Z"/>
                <w:rFonts w:ascii="Garamond" w:hAnsi="Garamond"/>
                <w:sz w:val="22"/>
                <w:szCs w:val="22"/>
              </w:rPr>
            </w:pPr>
            <w:ins w:id="390" w:author="Pacella, Christina (DEC)" w:date="2025-04-29T12:03:00Z">
              <w:r>
                <w:rPr>
                  <w:rFonts w:ascii="Garamond" w:hAnsi="Garamond"/>
                  <w:sz w:val="22"/>
                  <w:szCs w:val="22"/>
                </w:rPr>
                <w:t>NA</w:t>
              </w:r>
            </w:ins>
          </w:p>
        </w:tc>
        <w:tc>
          <w:tcPr>
            <w:tcW w:w="1688"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4C31832D" w14:textId="77777777" w:rsidR="000E4578" w:rsidRPr="00CC01FF" w:rsidRDefault="000E4578" w:rsidP="00DA3D34">
            <w:pPr>
              <w:rPr>
                <w:ins w:id="391" w:author="Pacella, Christina (DEC)" w:date="2025-04-29T12:03:00Z"/>
                <w:rFonts w:ascii="Garamond" w:eastAsiaTheme="minorHAnsi" w:hAnsi="Garamond"/>
                <w:sz w:val="22"/>
                <w:szCs w:val="22"/>
              </w:rPr>
            </w:pPr>
            <w:ins w:id="392" w:author="Pacella, Christina (DEC)" w:date="2025-04-29T12:03:00Z">
              <w:r w:rsidRPr="00CC01FF">
                <w:rPr>
                  <w:rFonts w:ascii="Garamond" w:eastAsiaTheme="minorHAnsi" w:hAnsi="Garamond"/>
                  <w:sz w:val="22"/>
                  <w:szCs w:val="22"/>
                </w:rPr>
                <w:t>Non-SWMP May 7, 2008</w:t>
              </w:r>
              <w:r>
                <w:rPr>
                  <w:rFonts w:ascii="Garamond" w:eastAsiaTheme="minorHAnsi" w:hAnsi="Garamond"/>
                  <w:sz w:val="22"/>
                  <w:szCs w:val="22"/>
                </w:rPr>
                <w:t xml:space="preserve"> </w:t>
              </w:r>
              <w:r w:rsidRPr="00CC01FF">
                <w:rPr>
                  <w:rFonts w:ascii="Garamond" w:eastAsiaTheme="minorHAnsi" w:hAnsi="Garamond"/>
                  <w:sz w:val="22"/>
                  <w:szCs w:val="22"/>
                </w:rPr>
                <w:t>-</w:t>
              </w:r>
              <w:r>
                <w:rPr>
                  <w:rFonts w:ascii="Garamond" w:eastAsiaTheme="minorHAnsi" w:hAnsi="Garamond"/>
                  <w:sz w:val="22"/>
                  <w:szCs w:val="22"/>
                </w:rPr>
                <w:t xml:space="preserve"> </w:t>
              </w:r>
              <w:r w:rsidRPr="00CC01FF">
                <w:rPr>
                  <w:rFonts w:ascii="Garamond" w:eastAsiaTheme="minorHAnsi" w:hAnsi="Garamond"/>
                  <w:sz w:val="22"/>
                  <w:szCs w:val="22"/>
                </w:rPr>
                <w:t>December 31 2017</w:t>
              </w:r>
            </w:ins>
          </w:p>
        </w:tc>
      </w:tr>
    </w:tbl>
    <w:p w14:paraId="57D0C243" w14:textId="5D39C531" w:rsidR="00874DF9" w:rsidDel="000E4578" w:rsidRDefault="0064320C" w:rsidP="00A15B6B">
      <w:pPr>
        <w:pStyle w:val="HTMLPreformatted"/>
        <w:rPr>
          <w:del w:id="393" w:author="Pacella, Christina (DEC)" w:date="2025-04-29T12:03:00Z"/>
          <w:rFonts w:ascii="Garamond" w:hAnsi="Garamond"/>
          <w:sz w:val="22"/>
          <w:szCs w:val="22"/>
        </w:rPr>
      </w:pPr>
      <w:del w:id="394" w:author="Pacella, Christina (DEC)" w:date="2025-04-29T12:03:00Z">
        <w:r w:rsidDel="000E4578">
          <w:rPr>
            <w:rFonts w:ascii="Garamond" w:hAnsi="Garamond"/>
            <w:sz w:val="22"/>
            <w:szCs w:val="22"/>
          </w:rPr>
          <w:delText xml:space="preserve">SWMP </w:delText>
        </w:r>
        <w:r w:rsidR="00F0420C" w:rsidDel="000E4578">
          <w:rPr>
            <w:rFonts w:ascii="Garamond" w:hAnsi="Garamond"/>
            <w:sz w:val="22"/>
            <w:szCs w:val="22"/>
          </w:rPr>
          <w:delText xml:space="preserve">station timeline </w:delText>
        </w:r>
        <w:r w:rsidDel="000E4578">
          <w:rPr>
            <w:rFonts w:ascii="Garamond" w:hAnsi="Garamond"/>
            <w:sz w:val="22"/>
            <w:szCs w:val="22"/>
          </w:rPr>
          <w:delText xml:space="preserve">[Instructions/Remove: Include all </w:delText>
        </w:r>
        <w:r w:rsidR="00485A79" w:rsidDel="000E4578">
          <w:rPr>
            <w:rFonts w:ascii="Garamond" w:hAnsi="Garamond"/>
            <w:sz w:val="22"/>
            <w:szCs w:val="22"/>
          </w:rPr>
          <w:delText xml:space="preserve">stations </w:delText>
        </w:r>
        <w:r w:rsidDel="000E4578">
          <w:rPr>
            <w:rFonts w:ascii="Garamond" w:hAnsi="Garamond"/>
            <w:sz w:val="22"/>
            <w:szCs w:val="22"/>
          </w:rPr>
          <w:delText>currently</w:delText>
        </w:r>
        <w:r w:rsidR="00485A79" w:rsidDel="000E4578">
          <w:rPr>
            <w:rFonts w:ascii="Garamond" w:hAnsi="Garamond"/>
            <w:sz w:val="22"/>
            <w:szCs w:val="22"/>
          </w:rPr>
          <w:delText xml:space="preserve"> in-use and any</w:delText>
        </w:r>
        <w:r w:rsidDel="000E4578">
          <w:rPr>
            <w:rFonts w:ascii="Garamond" w:hAnsi="Garamond"/>
            <w:sz w:val="22"/>
            <w:szCs w:val="22"/>
          </w:rPr>
          <w:delText xml:space="preserve"> decommissioned sites in the table below. Include the site code (2 letter code), SWMP Status (P (Primary) or S (Secondary), the Station name, Location (Latitude/Longitude), Active </w:delText>
        </w:r>
        <w:r w:rsidR="00F0420C" w:rsidDel="000E4578">
          <w:rPr>
            <w:rFonts w:ascii="Garamond" w:hAnsi="Garamond"/>
            <w:sz w:val="22"/>
            <w:szCs w:val="22"/>
          </w:rPr>
          <w:delText xml:space="preserve">dates </w:delText>
        </w:r>
        <w:r w:rsidDel="000E4578">
          <w:rPr>
            <w:rFonts w:ascii="Garamond" w:hAnsi="Garamond"/>
            <w:sz w:val="22"/>
            <w:szCs w:val="22"/>
          </w:rPr>
          <w:delText xml:space="preserve">(note if current). For decommissioned sites include information on why the station was decommissioned and relevant notes.] </w:delText>
        </w:r>
      </w:del>
    </w:p>
    <w:p w14:paraId="23B54FDF" w14:textId="0C4ED2C1" w:rsidR="0064320C" w:rsidDel="000E4578" w:rsidRDefault="0064320C" w:rsidP="0064320C">
      <w:pPr>
        <w:pStyle w:val="HTMLPreformatted"/>
        <w:rPr>
          <w:del w:id="395" w:author="Pacella, Christina (DEC)" w:date="2025-04-29T12:03:00Z"/>
          <w:rFonts w:ascii="Garamond" w:hAnsi="Garamond"/>
          <w:sz w:val="22"/>
          <w:szCs w:val="22"/>
        </w:rPr>
      </w:pPr>
    </w:p>
    <w:tbl>
      <w:tblPr>
        <w:tblW w:w="10286" w:type="dxa"/>
        <w:jc w:val="center"/>
        <w:tblCellMar>
          <w:left w:w="0" w:type="dxa"/>
          <w:right w:w="0" w:type="dxa"/>
        </w:tblCellMar>
        <w:tblLook w:val="04A0" w:firstRow="1" w:lastRow="0" w:firstColumn="1" w:lastColumn="0" w:noHBand="0" w:noVBand="1"/>
      </w:tblPr>
      <w:tblGrid>
        <w:gridCol w:w="897"/>
        <w:gridCol w:w="923"/>
        <w:gridCol w:w="1499"/>
        <w:gridCol w:w="1126"/>
        <w:gridCol w:w="1263"/>
        <w:gridCol w:w="1883"/>
        <w:gridCol w:w="2695"/>
      </w:tblGrid>
      <w:tr w:rsidR="0064320C" w:rsidDel="000E4578" w14:paraId="08AE8B63" w14:textId="350CF52D" w:rsidTr="00694385">
        <w:trPr>
          <w:trHeight w:val="540"/>
          <w:jc w:val="center"/>
          <w:del w:id="396" w:author="Pacella, Christina (DEC)" w:date="2025-04-29T12:03:00Z"/>
        </w:trPr>
        <w:tc>
          <w:tcPr>
            <w:tcW w:w="8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B9715B" w14:textId="7E0A8465" w:rsidR="0064320C" w:rsidDel="000E4578" w:rsidRDefault="0064320C" w:rsidP="0005736D">
            <w:pPr>
              <w:rPr>
                <w:del w:id="397" w:author="Pacella, Christina (DEC)" w:date="2025-04-29T12:03:00Z"/>
                <w:rFonts w:ascii="Calibri" w:eastAsiaTheme="minorHAnsi" w:hAnsi="Calibri"/>
                <w:sz w:val="22"/>
                <w:szCs w:val="22"/>
              </w:rPr>
            </w:pPr>
            <w:del w:id="398" w:author="Pacella, Christina (DEC)" w:date="2025-04-29T12:03:00Z">
              <w:r w:rsidDel="000E4578">
                <w:delText xml:space="preserve">Station </w:delText>
              </w:r>
              <w:r w:rsidR="0005736D" w:rsidDel="000E4578">
                <w:delText>code</w:delText>
              </w:r>
            </w:del>
          </w:p>
        </w:tc>
        <w:tc>
          <w:tcPr>
            <w:tcW w:w="9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3EBB47" w14:textId="0B506B4A" w:rsidR="0064320C" w:rsidDel="000E4578" w:rsidRDefault="0064320C" w:rsidP="0005736D">
            <w:pPr>
              <w:rPr>
                <w:del w:id="399" w:author="Pacella, Christina (DEC)" w:date="2025-04-29T12:03:00Z"/>
                <w:rFonts w:ascii="Calibri" w:eastAsiaTheme="minorHAnsi" w:hAnsi="Calibri"/>
                <w:sz w:val="22"/>
                <w:szCs w:val="22"/>
              </w:rPr>
            </w:pPr>
            <w:del w:id="400" w:author="Pacella, Christina (DEC)" w:date="2025-04-29T12:03:00Z">
              <w:r w:rsidDel="000E4578">
                <w:delText xml:space="preserve">SWMP </w:delText>
              </w:r>
              <w:r w:rsidR="0005736D" w:rsidDel="000E4578">
                <w:delText>status</w:delText>
              </w:r>
            </w:del>
          </w:p>
        </w:tc>
        <w:tc>
          <w:tcPr>
            <w:tcW w:w="14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A35927" w14:textId="7E5777E8" w:rsidR="0064320C" w:rsidDel="000E4578" w:rsidRDefault="0064320C" w:rsidP="0005736D">
            <w:pPr>
              <w:rPr>
                <w:del w:id="401" w:author="Pacella, Christina (DEC)" w:date="2025-04-29T12:03:00Z"/>
                <w:rFonts w:ascii="Calibri" w:eastAsiaTheme="minorHAnsi" w:hAnsi="Calibri"/>
                <w:sz w:val="22"/>
                <w:szCs w:val="22"/>
              </w:rPr>
            </w:pPr>
            <w:del w:id="402" w:author="Pacella, Christina (DEC)" w:date="2025-04-29T12:03:00Z">
              <w:r w:rsidDel="000E4578">
                <w:delText xml:space="preserve">Station </w:delText>
              </w:r>
              <w:r w:rsidR="0005736D" w:rsidDel="000E4578">
                <w:delText>name</w:delText>
              </w:r>
            </w:del>
          </w:p>
        </w:tc>
        <w:tc>
          <w:tcPr>
            <w:tcW w:w="112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59FF626" w14:textId="1DD1AF8F" w:rsidR="0064320C" w:rsidDel="000E4578" w:rsidRDefault="0064320C" w:rsidP="00694385">
            <w:pPr>
              <w:rPr>
                <w:del w:id="403" w:author="Pacella, Christina (DEC)" w:date="2025-04-29T12:03:00Z"/>
                <w:rFonts w:ascii="Calibri" w:eastAsiaTheme="minorHAnsi" w:hAnsi="Calibri"/>
                <w:sz w:val="22"/>
                <w:szCs w:val="22"/>
              </w:rPr>
            </w:pPr>
            <w:del w:id="404" w:author="Pacella, Christina (DEC)" w:date="2025-04-29T12:03:00Z">
              <w:r w:rsidDel="000E4578">
                <w:delText>Location</w:delText>
              </w:r>
            </w:del>
          </w:p>
        </w:tc>
        <w:tc>
          <w:tcPr>
            <w:tcW w:w="126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4B2E67F" w14:textId="6E5BD947" w:rsidR="0064320C" w:rsidDel="000E4578" w:rsidRDefault="0064320C" w:rsidP="0005736D">
            <w:pPr>
              <w:rPr>
                <w:del w:id="405" w:author="Pacella, Christina (DEC)" w:date="2025-04-29T12:03:00Z"/>
                <w:rFonts w:ascii="Calibri" w:eastAsiaTheme="minorHAnsi" w:hAnsi="Calibri"/>
                <w:sz w:val="22"/>
                <w:szCs w:val="22"/>
              </w:rPr>
            </w:pPr>
            <w:del w:id="406" w:author="Pacella, Christina (DEC)" w:date="2025-04-29T12:03:00Z">
              <w:r w:rsidDel="000E4578">
                <w:delText xml:space="preserve">Active </w:delText>
              </w:r>
              <w:r w:rsidR="0005736D" w:rsidDel="000E4578">
                <w:delText>dates</w:delText>
              </w:r>
            </w:del>
          </w:p>
        </w:tc>
        <w:tc>
          <w:tcPr>
            <w:tcW w:w="188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41760B" w14:textId="32812C18" w:rsidR="0064320C" w:rsidDel="000E4578" w:rsidRDefault="0064320C" w:rsidP="0005736D">
            <w:pPr>
              <w:rPr>
                <w:del w:id="407" w:author="Pacella, Christina (DEC)" w:date="2025-04-29T12:03:00Z"/>
                <w:rFonts w:ascii="Calibri" w:eastAsiaTheme="minorHAnsi" w:hAnsi="Calibri"/>
                <w:sz w:val="22"/>
                <w:szCs w:val="22"/>
              </w:rPr>
            </w:pPr>
            <w:del w:id="408" w:author="Pacella, Christina (DEC)" w:date="2025-04-29T12:03:00Z">
              <w:r w:rsidDel="000E4578">
                <w:delText xml:space="preserve">Reason </w:delText>
              </w:r>
              <w:r w:rsidR="0005736D" w:rsidDel="000E4578">
                <w:delText>decommissioned</w:delText>
              </w:r>
            </w:del>
          </w:p>
        </w:tc>
        <w:tc>
          <w:tcPr>
            <w:tcW w:w="269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05A7104" w14:textId="37FB0C20" w:rsidR="0064320C" w:rsidDel="000E4578" w:rsidRDefault="0064320C" w:rsidP="00694385">
            <w:pPr>
              <w:rPr>
                <w:del w:id="409" w:author="Pacella, Christina (DEC)" w:date="2025-04-29T12:03:00Z"/>
                <w:rFonts w:ascii="Calibri" w:eastAsiaTheme="minorHAnsi" w:hAnsi="Calibri"/>
                <w:sz w:val="22"/>
                <w:szCs w:val="22"/>
              </w:rPr>
            </w:pPr>
            <w:del w:id="410" w:author="Pacella, Christina (DEC)" w:date="2025-04-29T12:03:00Z">
              <w:r w:rsidDel="000E4578">
                <w:delText>Notes</w:delText>
              </w:r>
            </w:del>
          </w:p>
        </w:tc>
      </w:tr>
      <w:tr w:rsidR="0064320C" w:rsidDel="000E4578" w14:paraId="56634FC3" w14:textId="57646352" w:rsidTr="00694385">
        <w:trPr>
          <w:trHeight w:val="838"/>
          <w:jc w:val="center"/>
          <w:del w:id="411" w:author="Pacella, Christina (DEC)" w:date="2025-04-29T12:03:00Z"/>
        </w:trPr>
        <w:tc>
          <w:tcPr>
            <w:tcW w:w="89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B25FBC8" w14:textId="4D26991C" w:rsidR="0064320C" w:rsidDel="000E4578" w:rsidRDefault="0064320C" w:rsidP="00694385">
            <w:pPr>
              <w:rPr>
                <w:del w:id="412" w:author="Pacella, Christina (DEC)" w:date="2025-04-29T12:03:00Z"/>
                <w:rFonts w:ascii="Calibri" w:eastAsiaTheme="minorHAnsi" w:hAnsi="Calibri"/>
                <w:sz w:val="22"/>
                <w:szCs w:val="22"/>
              </w:rPr>
            </w:pPr>
          </w:p>
        </w:tc>
        <w:tc>
          <w:tcPr>
            <w:tcW w:w="923" w:type="dxa"/>
            <w:tcBorders>
              <w:top w:val="nil"/>
              <w:left w:val="nil"/>
              <w:bottom w:val="single" w:sz="8" w:space="0" w:color="auto"/>
              <w:right w:val="single" w:sz="8" w:space="0" w:color="auto"/>
            </w:tcBorders>
            <w:tcMar>
              <w:top w:w="0" w:type="dxa"/>
              <w:left w:w="108" w:type="dxa"/>
              <w:bottom w:w="0" w:type="dxa"/>
              <w:right w:w="108" w:type="dxa"/>
            </w:tcMar>
          </w:tcPr>
          <w:p w14:paraId="6B38DE94" w14:textId="5CCCB83D" w:rsidR="0064320C" w:rsidDel="000E4578" w:rsidRDefault="0064320C" w:rsidP="00694385">
            <w:pPr>
              <w:rPr>
                <w:del w:id="413" w:author="Pacella, Christina (DEC)" w:date="2025-04-29T12:03:00Z"/>
                <w:rFonts w:ascii="Calibri" w:eastAsiaTheme="minorHAnsi" w:hAnsi="Calibri"/>
                <w:sz w:val="22"/>
                <w:szCs w:val="22"/>
              </w:rPr>
            </w:pPr>
          </w:p>
        </w:tc>
        <w:tc>
          <w:tcPr>
            <w:tcW w:w="1499" w:type="dxa"/>
            <w:tcBorders>
              <w:top w:val="nil"/>
              <w:left w:val="nil"/>
              <w:bottom w:val="single" w:sz="8" w:space="0" w:color="auto"/>
              <w:right w:val="single" w:sz="8" w:space="0" w:color="auto"/>
            </w:tcBorders>
            <w:tcMar>
              <w:top w:w="0" w:type="dxa"/>
              <w:left w:w="108" w:type="dxa"/>
              <w:bottom w:w="0" w:type="dxa"/>
              <w:right w:w="108" w:type="dxa"/>
            </w:tcMar>
          </w:tcPr>
          <w:p w14:paraId="7FBFB312" w14:textId="34C4D9AC" w:rsidR="0064320C" w:rsidDel="000E4578" w:rsidRDefault="0064320C" w:rsidP="00694385">
            <w:pPr>
              <w:rPr>
                <w:del w:id="414" w:author="Pacella, Christina (DEC)" w:date="2025-04-29T12:03:00Z"/>
                <w:rFonts w:ascii="Calibri" w:eastAsiaTheme="minorHAnsi" w:hAnsi="Calibri"/>
                <w:sz w:val="22"/>
                <w:szCs w:val="22"/>
              </w:rPr>
            </w:pPr>
          </w:p>
        </w:tc>
        <w:tc>
          <w:tcPr>
            <w:tcW w:w="1126" w:type="dxa"/>
            <w:tcBorders>
              <w:top w:val="nil"/>
              <w:left w:val="nil"/>
              <w:bottom w:val="single" w:sz="8" w:space="0" w:color="auto"/>
              <w:right w:val="single" w:sz="8" w:space="0" w:color="auto"/>
            </w:tcBorders>
            <w:tcMar>
              <w:top w:w="0" w:type="dxa"/>
              <w:left w:w="108" w:type="dxa"/>
              <w:bottom w:w="0" w:type="dxa"/>
              <w:right w:w="108" w:type="dxa"/>
            </w:tcMar>
          </w:tcPr>
          <w:p w14:paraId="7845BB89" w14:textId="7EDF6955" w:rsidR="0064320C" w:rsidDel="000E4578" w:rsidRDefault="0064320C" w:rsidP="00694385">
            <w:pPr>
              <w:rPr>
                <w:del w:id="415" w:author="Pacella, Christina (DEC)" w:date="2025-04-29T12:03:00Z"/>
                <w:rFonts w:ascii="Calibri" w:eastAsiaTheme="minorHAnsi" w:hAnsi="Calibri"/>
                <w:sz w:val="22"/>
                <w:szCs w:val="22"/>
              </w:rPr>
            </w:pPr>
          </w:p>
        </w:tc>
        <w:tc>
          <w:tcPr>
            <w:tcW w:w="1263" w:type="dxa"/>
            <w:tcBorders>
              <w:top w:val="nil"/>
              <w:left w:val="nil"/>
              <w:bottom w:val="single" w:sz="8" w:space="0" w:color="auto"/>
              <w:right w:val="single" w:sz="8" w:space="0" w:color="auto"/>
            </w:tcBorders>
            <w:tcMar>
              <w:top w:w="0" w:type="dxa"/>
              <w:left w:w="108" w:type="dxa"/>
              <w:bottom w:w="0" w:type="dxa"/>
              <w:right w:w="108" w:type="dxa"/>
            </w:tcMar>
          </w:tcPr>
          <w:p w14:paraId="26387CAB" w14:textId="5BD8D784" w:rsidR="0064320C" w:rsidDel="000E4578" w:rsidRDefault="0064320C" w:rsidP="00694385">
            <w:pPr>
              <w:rPr>
                <w:del w:id="416" w:author="Pacella, Christina (DEC)" w:date="2025-04-29T12:03:00Z"/>
                <w:rFonts w:ascii="Calibri" w:eastAsiaTheme="minorHAnsi" w:hAnsi="Calibri"/>
                <w:sz w:val="22"/>
                <w:szCs w:val="22"/>
              </w:rPr>
            </w:pPr>
          </w:p>
        </w:tc>
        <w:tc>
          <w:tcPr>
            <w:tcW w:w="1883" w:type="dxa"/>
            <w:tcBorders>
              <w:top w:val="nil"/>
              <w:left w:val="nil"/>
              <w:bottom w:val="single" w:sz="8" w:space="0" w:color="auto"/>
              <w:right w:val="single" w:sz="8" w:space="0" w:color="auto"/>
            </w:tcBorders>
            <w:tcMar>
              <w:top w:w="0" w:type="dxa"/>
              <w:left w:w="108" w:type="dxa"/>
              <w:bottom w:w="0" w:type="dxa"/>
              <w:right w:w="108" w:type="dxa"/>
            </w:tcMar>
            <w:hideMark/>
          </w:tcPr>
          <w:p w14:paraId="60137660" w14:textId="6BEFFD85" w:rsidR="0064320C" w:rsidDel="000E4578" w:rsidRDefault="0064320C" w:rsidP="00694385">
            <w:pPr>
              <w:rPr>
                <w:del w:id="417" w:author="Pacella, Christina (DEC)" w:date="2025-04-29T12:03:00Z"/>
                <w:rFonts w:ascii="Calibri" w:eastAsiaTheme="minorHAnsi" w:hAnsi="Calibri"/>
                <w:sz w:val="22"/>
                <w:szCs w:val="22"/>
              </w:rPr>
            </w:pPr>
            <w:del w:id="418" w:author="Pacella, Christina (DEC)" w:date="2025-04-29T12:03:00Z">
              <w:r w:rsidDel="000E4578">
                <w:delText>NA</w:delText>
              </w:r>
            </w:del>
          </w:p>
        </w:tc>
        <w:tc>
          <w:tcPr>
            <w:tcW w:w="2695" w:type="dxa"/>
            <w:tcBorders>
              <w:top w:val="nil"/>
              <w:left w:val="nil"/>
              <w:bottom w:val="single" w:sz="8" w:space="0" w:color="auto"/>
              <w:right w:val="single" w:sz="8" w:space="0" w:color="auto"/>
            </w:tcBorders>
            <w:tcMar>
              <w:top w:w="0" w:type="dxa"/>
              <w:left w:w="108" w:type="dxa"/>
              <w:bottom w:w="0" w:type="dxa"/>
              <w:right w:w="108" w:type="dxa"/>
            </w:tcMar>
            <w:hideMark/>
          </w:tcPr>
          <w:p w14:paraId="65B11AF0" w14:textId="047D564C" w:rsidR="0064320C" w:rsidDel="000E4578" w:rsidRDefault="0064320C" w:rsidP="00694385">
            <w:pPr>
              <w:rPr>
                <w:del w:id="419" w:author="Pacella, Christina (DEC)" w:date="2025-04-29T12:03:00Z"/>
                <w:rFonts w:ascii="Calibri" w:eastAsiaTheme="minorHAnsi" w:hAnsi="Calibri"/>
                <w:sz w:val="22"/>
                <w:szCs w:val="22"/>
              </w:rPr>
            </w:pPr>
            <w:del w:id="420" w:author="Pacella, Christina (DEC)" w:date="2025-04-29T12:03:00Z">
              <w:r w:rsidDel="000E4578">
                <w:delText>NA</w:delText>
              </w:r>
            </w:del>
          </w:p>
        </w:tc>
      </w:tr>
      <w:tr w:rsidR="0064320C" w:rsidDel="000E4578" w14:paraId="57256D75" w14:textId="6140A0F5" w:rsidTr="00694385">
        <w:trPr>
          <w:trHeight w:val="838"/>
          <w:jc w:val="center"/>
          <w:del w:id="421" w:author="Pacella, Christina (DEC)" w:date="2025-04-29T12:03:00Z"/>
        </w:trPr>
        <w:tc>
          <w:tcPr>
            <w:tcW w:w="89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AF7DF3B" w14:textId="41432618" w:rsidR="0064320C" w:rsidDel="000E4578" w:rsidRDefault="0064320C" w:rsidP="00694385">
            <w:pPr>
              <w:rPr>
                <w:del w:id="422" w:author="Pacella, Christina (DEC)" w:date="2025-04-29T12:03:00Z"/>
                <w:rFonts w:ascii="Calibri" w:eastAsiaTheme="minorHAnsi" w:hAnsi="Calibri"/>
                <w:sz w:val="22"/>
                <w:szCs w:val="22"/>
              </w:rPr>
            </w:pPr>
          </w:p>
        </w:tc>
        <w:tc>
          <w:tcPr>
            <w:tcW w:w="923" w:type="dxa"/>
            <w:tcBorders>
              <w:top w:val="nil"/>
              <w:left w:val="nil"/>
              <w:bottom w:val="single" w:sz="8" w:space="0" w:color="auto"/>
              <w:right w:val="single" w:sz="8" w:space="0" w:color="auto"/>
            </w:tcBorders>
            <w:tcMar>
              <w:top w:w="0" w:type="dxa"/>
              <w:left w:w="108" w:type="dxa"/>
              <w:bottom w:w="0" w:type="dxa"/>
              <w:right w:w="108" w:type="dxa"/>
            </w:tcMar>
          </w:tcPr>
          <w:p w14:paraId="523BA9C8" w14:textId="48193060" w:rsidR="0064320C" w:rsidDel="000E4578" w:rsidRDefault="0064320C" w:rsidP="00694385">
            <w:pPr>
              <w:rPr>
                <w:del w:id="423" w:author="Pacella, Christina (DEC)" w:date="2025-04-29T12:03:00Z"/>
                <w:rFonts w:ascii="Calibri" w:eastAsiaTheme="minorHAnsi" w:hAnsi="Calibri"/>
                <w:sz w:val="22"/>
                <w:szCs w:val="22"/>
              </w:rPr>
            </w:pPr>
          </w:p>
        </w:tc>
        <w:tc>
          <w:tcPr>
            <w:tcW w:w="1499" w:type="dxa"/>
            <w:tcBorders>
              <w:top w:val="nil"/>
              <w:left w:val="nil"/>
              <w:bottom w:val="single" w:sz="8" w:space="0" w:color="auto"/>
              <w:right w:val="single" w:sz="8" w:space="0" w:color="auto"/>
            </w:tcBorders>
            <w:tcMar>
              <w:top w:w="0" w:type="dxa"/>
              <w:left w:w="108" w:type="dxa"/>
              <w:bottom w:w="0" w:type="dxa"/>
              <w:right w:w="108" w:type="dxa"/>
            </w:tcMar>
          </w:tcPr>
          <w:p w14:paraId="55ED4535" w14:textId="09619B8F" w:rsidR="0064320C" w:rsidDel="000E4578" w:rsidRDefault="0064320C" w:rsidP="00694385">
            <w:pPr>
              <w:rPr>
                <w:del w:id="424" w:author="Pacella, Christina (DEC)" w:date="2025-04-29T12:03:00Z"/>
                <w:rFonts w:ascii="Calibri" w:eastAsiaTheme="minorHAnsi" w:hAnsi="Calibri"/>
                <w:sz w:val="22"/>
                <w:szCs w:val="22"/>
              </w:rPr>
            </w:pPr>
          </w:p>
        </w:tc>
        <w:tc>
          <w:tcPr>
            <w:tcW w:w="1126" w:type="dxa"/>
            <w:tcBorders>
              <w:top w:val="nil"/>
              <w:left w:val="nil"/>
              <w:bottom w:val="single" w:sz="8" w:space="0" w:color="auto"/>
              <w:right w:val="single" w:sz="8" w:space="0" w:color="auto"/>
            </w:tcBorders>
            <w:tcMar>
              <w:top w:w="0" w:type="dxa"/>
              <w:left w:w="108" w:type="dxa"/>
              <w:bottom w:w="0" w:type="dxa"/>
              <w:right w:w="108" w:type="dxa"/>
            </w:tcMar>
          </w:tcPr>
          <w:p w14:paraId="0A84DD25" w14:textId="009977C6" w:rsidR="0064320C" w:rsidDel="000E4578" w:rsidRDefault="0064320C" w:rsidP="00694385">
            <w:pPr>
              <w:rPr>
                <w:del w:id="425" w:author="Pacella, Christina (DEC)" w:date="2025-04-29T12:03:00Z"/>
                <w:rFonts w:ascii="Calibri" w:eastAsiaTheme="minorHAnsi" w:hAnsi="Calibri"/>
                <w:sz w:val="22"/>
                <w:szCs w:val="22"/>
              </w:rPr>
            </w:pPr>
          </w:p>
        </w:tc>
        <w:tc>
          <w:tcPr>
            <w:tcW w:w="1263" w:type="dxa"/>
            <w:tcBorders>
              <w:top w:val="nil"/>
              <w:left w:val="nil"/>
              <w:bottom w:val="single" w:sz="8" w:space="0" w:color="auto"/>
              <w:right w:val="single" w:sz="8" w:space="0" w:color="auto"/>
            </w:tcBorders>
            <w:tcMar>
              <w:top w:w="0" w:type="dxa"/>
              <w:left w:w="108" w:type="dxa"/>
              <w:bottom w:w="0" w:type="dxa"/>
              <w:right w:w="108" w:type="dxa"/>
            </w:tcMar>
          </w:tcPr>
          <w:p w14:paraId="26249495" w14:textId="1A948A99" w:rsidR="0064320C" w:rsidDel="000E4578" w:rsidRDefault="0064320C" w:rsidP="00694385">
            <w:pPr>
              <w:rPr>
                <w:del w:id="426" w:author="Pacella, Christina (DEC)" w:date="2025-04-29T12:03:00Z"/>
                <w:rFonts w:ascii="Calibri" w:eastAsiaTheme="minorHAnsi" w:hAnsi="Calibri"/>
                <w:sz w:val="22"/>
                <w:szCs w:val="22"/>
              </w:rPr>
            </w:pPr>
          </w:p>
        </w:tc>
        <w:tc>
          <w:tcPr>
            <w:tcW w:w="1883" w:type="dxa"/>
            <w:tcBorders>
              <w:top w:val="nil"/>
              <w:left w:val="nil"/>
              <w:bottom w:val="single" w:sz="8" w:space="0" w:color="auto"/>
              <w:right w:val="single" w:sz="8" w:space="0" w:color="auto"/>
            </w:tcBorders>
            <w:tcMar>
              <w:top w:w="0" w:type="dxa"/>
              <w:left w:w="108" w:type="dxa"/>
              <w:bottom w:w="0" w:type="dxa"/>
              <w:right w:w="108" w:type="dxa"/>
            </w:tcMar>
          </w:tcPr>
          <w:p w14:paraId="6464DE2F" w14:textId="4F95D4BE" w:rsidR="0064320C" w:rsidDel="000E4578" w:rsidRDefault="0064320C" w:rsidP="00694385">
            <w:pPr>
              <w:rPr>
                <w:del w:id="427" w:author="Pacella, Christina (DEC)" w:date="2025-04-29T12:03:00Z"/>
                <w:rFonts w:ascii="Calibri" w:eastAsiaTheme="minorHAnsi" w:hAnsi="Calibri"/>
                <w:sz w:val="22"/>
                <w:szCs w:val="22"/>
              </w:rPr>
            </w:pPr>
          </w:p>
        </w:tc>
        <w:tc>
          <w:tcPr>
            <w:tcW w:w="2695" w:type="dxa"/>
            <w:tcBorders>
              <w:top w:val="nil"/>
              <w:left w:val="nil"/>
              <w:bottom w:val="single" w:sz="8" w:space="0" w:color="auto"/>
              <w:right w:val="single" w:sz="8" w:space="0" w:color="auto"/>
            </w:tcBorders>
            <w:tcMar>
              <w:top w:w="0" w:type="dxa"/>
              <w:left w:w="108" w:type="dxa"/>
              <w:bottom w:w="0" w:type="dxa"/>
              <w:right w:w="108" w:type="dxa"/>
            </w:tcMar>
          </w:tcPr>
          <w:p w14:paraId="0CACAAE9" w14:textId="420F551A" w:rsidR="0064320C" w:rsidDel="000E4578" w:rsidRDefault="0064320C" w:rsidP="00694385">
            <w:pPr>
              <w:rPr>
                <w:del w:id="428" w:author="Pacella, Christina (DEC)" w:date="2025-04-29T12:03:00Z"/>
                <w:rFonts w:ascii="Calibri" w:eastAsiaTheme="minorHAnsi" w:hAnsi="Calibri"/>
                <w:sz w:val="22"/>
                <w:szCs w:val="22"/>
              </w:rPr>
            </w:pPr>
          </w:p>
        </w:tc>
      </w:tr>
    </w:tbl>
    <w:p w14:paraId="51E4FFEA" w14:textId="77777777" w:rsidR="0064320C" w:rsidRDefault="0064320C" w:rsidP="0064320C">
      <w:pPr>
        <w:pStyle w:val="HTMLPreformatted"/>
        <w:rPr>
          <w:rFonts w:ascii="Garamond" w:hAnsi="Garamond"/>
          <w:sz w:val="22"/>
          <w:szCs w:val="22"/>
        </w:rPr>
      </w:pPr>
    </w:p>
    <w:p w14:paraId="593A88C0" w14:textId="77777777" w:rsidR="0064320C" w:rsidRPr="00E87CC3" w:rsidRDefault="0064320C">
      <w:pPr>
        <w:pStyle w:val="HTMLPreformatted"/>
        <w:rPr>
          <w:rFonts w:ascii="Garamond" w:hAnsi="Garamond"/>
          <w:sz w:val="22"/>
          <w:szCs w:val="22"/>
        </w:rPr>
      </w:pPr>
    </w:p>
    <w:p w14:paraId="359D184D"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6)  Data collection period</w:t>
      </w:r>
      <w:r w:rsidR="00AA53D4" w:rsidRPr="00E87CC3">
        <w:rPr>
          <w:rFonts w:ascii="Garamond" w:hAnsi="Garamond" w:cs="Times New Roman"/>
          <w:b/>
          <w:bCs/>
          <w:sz w:val="22"/>
          <w:szCs w:val="22"/>
        </w:rPr>
        <w:t xml:space="preserve">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66BA00B0" w14:textId="141C471F" w:rsidR="00243338" w:rsidRDefault="00243338" w:rsidP="00243338">
      <w:pPr>
        <w:pStyle w:val="HTMLPreformatted"/>
        <w:rPr>
          <w:rFonts w:ascii="Garamond" w:hAnsi="Garamond"/>
          <w:sz w:val="22"/>
          <w:szCs w:val="22"/>
        </w:rPr>
      </w:pPr>
      <w:del w:id="429" w:author="Pacella, Christina (DEC)" w:date="2025-04-29T12:03:00Z">
        <w:r w:rsidDel="000E4578">
          <w:rPr>
            <w:rFonts w:ascii="Garamond" w:hAnsi="Garamond"/>
            <w:sz w:val="22"/>
            <w:szCs w:val="22"/>
          </w:rPr>
          <w:delText xml:space="preserve">[Instructions/Remove: </w:delText>
        </w:r>
      </w:del>
      <w:r>
        <w:rPr>
          <w:rFonts w:ascii="Garamond" w:hAnsi="Garamond"/>
          <w:b/>
          <w:bCs/>
          <w:sz w:val="22"/>
          <w:szCs w:val="22"/>
        </w:rPr>
        <w:t>Included in annual metadata document.</w:t>
      </w:r>
      <w:r>
        <w:rPr>
          <w:rFonts w:ascii="Garamond" w:hAnsi="Garamond"/>
          <w:sz w:val="22"/>
          <w:szCs w:val="22"/>
        </w:rPr>
        <w:t xml:space="preserve"> </w:t>
      </w:r>
      <w:del w:id="430" w:author="Pacella, Christina (DEC)" w:date="2025-04-29T12:03:00Z">
        <w:r w:rsidDel="000E4578">
          <w:rPr>
            <w:rFonts w:ascii="Garamond" w:hAnsi="Garamond"/>
            <w:sz w:val="22"/>
            <w:szCs w:val="22"/>
          </w:rPr>
          <w:delText xml:space="preserve">If you wish to include in the quarterly </w:delText>
        </w:r>
        <w:r w:rsidR="00B069ED" w:rsidDel="000E4578">
          <w:rPr>
            <w:rFonts w:ascii="Garamond" w:hAnsi="Garamond"/>
            <w:sz w:val="22"/>
            <w:szCs w:val="22"/>
          </w:rPr>
          <w:delText>document specify the exact start and end date and time of data collection for each monitoring site for the year.  At a minimum this should include the January 1</w:delText>
        </w:r>
        <w:r w:rsidR="00B069ED" w:rsidRPr="00440C0E" w:rsidDel="000E4578">
          <w:rPr>
            <w:rFonts w:ascii="Garamond" w:hAnsi="Garamond"/>
            <w:sz w:val="22"/>
            <w:szCs w:val="22"/>
            <w:vertAlign w:val="superscript"/>
          </w:rPr>
          <w:delText>st</w:delText>
        </w:r>
        <w:r w:rsidR="00B069ED" w:rsidDel="000E4578">
          <w:rPr>
            <w:rFonts w:ascii="Garamond" w:hAnsi="Garamond"/>
            <w:sz w:val="22"/>
            <w:szCs w:val="22"/>
          </w:rPr>
          <w:delText xml:space="preserve"> start time and quarterly end time and any breaks in the data collection; however, </w:delText>
        </w:r>
        <w:r w:rsidR="00B069ED" w:rsidRPr="00440C0E" w:rsidDel="000E4578">
          <w:rPr>
            <w:rFonts w:ascii="Garamond" w:hAnsi="Garamond"/>
            <w:b/>
            <w:sz w:val="22"/>
            <w:szCs w:val="22"/>
          </w:rPr>
          <w:delText>including the date and time for the first</w:delText>
        </w:r>
        <w:r w:rsidRPr="00440C0E" w:rsidDel="000E4578">
          <w:rPr>
            <w:rFonts w:ascii="Garamond" w:hAnsi="Garamond"/>
            <w:b/>
            <w:sz w:val="22"/>
            <w:szCs w:val="22"/>
          </w:rPr>
          <w:delText> </w:delText>
        </w:r>
        <w:r w:rsidR="00B069ED" w:rsidRPr="00440C0E" w:rsidDel="000E4578">
          <w:rPr>
            <w:rFonts w:ascii="Garamond" w:hAnsi="Garamond"/>
            <w:b/>
            <w:sz w:val="22"/>
            <w:szCs w:val="22"/>
          </w:rPr>
          <w:delText>and last readings for each raw file is recommended.</w:delText>
        </w:r>
        <w:r w:rsidR="00B069ED" w:rsidDel="000E4578">
          <w:rPr>
            <w:rFonts w:ascii="Garamond" w:hAnsi="Garamond"/>
            <w:sz w:val="22"/>
            <w:szCs w:val="22"/>
          </w:rPr>
          <w:delText xml:space="preserve"> </w:delText>
        </w:r>
        <w:r w:rsidDel="000E4578">
          <w:rPr>
            <w:rFonts w:ascii="Garamond" w:hAnsi="Garamond"/>
            <w:sz w:val="22"/>
            <w:szCs w:val="22"/>
          </w:rPr>
          <w:delText xml:space="preserve"> </w:delText>
        </w:r>
        <w:r w:rsidDel="000E4578">
          <w:rPr>
            <w:rFonts w:ascii="Garamond" w:hAnsi="Garamond"/>
            <w:b/>
            <w:bCs/>
            <w:sz w:val="22"/>
            <w:szCs w:val="22"/>
          </w:rPr>
          <w:delText xml:space="preserve">Also note when data collection began initially for your </w:delText>
        </w:r>
        <w:r w:rsidR="00CC206D" w:rsidDel="000E4578">
          <w:rPr>
            <w:rFonts w:ascii="Garamond" w:hAnsi="Garamond"/>
            <w:b/>
            <w:bCs/>
            <w:sz w:val="22"/>
            <w:szCs w:val="22"/>
          </w:rPr>
          <w:delText xml:space="preserve">reserve </w:delText>
        </w:r>
        <w:r w:rsidDel="000E4578">
          <w:rPr>
            <w:rFonts w:ascii="Garamond" w:hAnsi="Garamond"/>
            <w:b/>
            <w:bCs/>
            <w:sz w:val="22"/>
            <w:szCs w:val="22"/>
          </w:rPr>
          <w:delText>or sample sites.</w:delText>
        </w:r>
        <w:r w:rsidRPr="00956AD9" w:rsidDel="000E4578">
          <w:rPr>
            <w:rFonts w:ascii="Garamond" w:hAnsi="Garamond"/>
            <w:bCs/>
            <w:sz w:val="22"/>
            <w:szCs w:val="22"/>
          </w:rPr>
          <w:delText>]</w:delText>
        </w:r>
      </w:del>
    </w:p>
    <w:p w14:paraId="08B93B0E" w14:textId="77777777" w:rsidR="00B4483D" w:rsidRPr="00E87CC3" w:rsidRDefault="00B4483D">
      <w:pPr>
        <w:pStyle w:val="HTMLPreformatted"/>
        <w:rPr>
          <w:rFonts w:ascii="Garamond" w:hAnsi="Garamond"/>
          <w:sz w:val="22"/>
          <w:szCs w:val="22"/>
        </w:rPr>
      </w:pPr>
    </w:p>
    <w:p w14:paraId="451B36C4" w14:textId="77777777"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4010DD43" w14:textId="618022DE" w:rsidR="00AA53D4" w:rsidRPr="00E87CC3" w:rsidDel="000E4578" w:rsidRDefault="00341000">
      <w:pPr>
        <w:jc w:val="both"/>
        <w:rPr>
          <w:del w:id="431" w:author="Pacella, Christina (DEC)" w:date="2025-04-29T12:03:00Z"/>
          <w:rFonts w:ascii="Garamond" w:hAnsi="Garamond"/>
          <w:b/>
          <w:bCs/>
          <w:sz w:val="22"/>
          <w:szCs w:val="22"/>
        </w:rPr>
      </w:pPr>
      <w:del w:id="432" w:author="Pacella, Christina (DEC)" w:date="2025-04-29T12:03:00Z">
        <w:r w:rsidDel="000E4578">
          <w:rPr>
            <w:rFonts w:ascii="Garamond" w:hAnsi="Garamond"/>
            <w:bCs/>
            <w:sz w:val="22"/>
            <w:szCs w:val="22"/>
          </w:rPr>
          <w:delText xml:space="preserve">[Instructions/Remove: </w:delText>
        </w:r>
        <w:r w:rsidR="00AA53D4" w:rsidRPr="00E87CC3" w:rsidDel="000E4578">
          <w:rPr>
            <w:rFonts w:ascii="Garamond" w:hAnsi="Garamond"/>
            <w:sz w:val="22"/>
            <w:szCs w:val="22"/>
          </w:rPr>
          <w:delText xml:space="preserve">This section will address data ownership and data liability </w:delText>
        </w:r>
        <w:r w:rsidR="004E41FF" w:rsidRPr="00E87CC3" w:rsidDel="000E4578">
          <w:rPr>
            <w:rFonts w:ascii="Garamond" w:hAnsi="Garamond"/>
            <w:sz w:val="22"/>
            <w:szCs w:val="22"/>
          </w:rPr>
          <w:delText>with</w:delText>
        </w:r>
        <w:r w:rsidR="00AA53D4" w:rsidRPr="00E87CC3" w:rsidDel="000E4578">
          <w:rPr>
            <w:rFonts w:ascii="Garamond" w:hAnsi="Garamond"/>
            <w:sz w:val="22"/>
            <w:szCs w:val="22"/>
            <w:u w:val="single"/>
          </w:rPr>
          <w:delText xml:space="preserve"> the following excerpt</w:delText>
        </w:r>
        <w:r w:rsidR="00AA53D4" w:rsidRPr="00E87CC3" w:rsidDel="000E4578">
          <w:rPr>
            <w:rFonts w:ascii="Garamond" w:hAnsi="Garamond"/>
            <w:sz w:val="22"/>
            <w:szCs w:val="22"/>
            <w:u w:val="words"/>
          </w:rPr>
          <w:delText xml:space="preserve"> </w:delText>
        </w:r>
        <w:r w:rsidR="00AA53D4" w:rsidRPr="00E87CC3" w:rsidDel="000E4578">
          <w:rPr>
            <w:rFonts w:ascii="Garamond" w:hAnsi="Garamond"/>
            <w:sz w:val="22"/>
            <w:szCs w:val="22"/>
          </w:rPr>
          <w:delText>from the Ocean and Coastal Resource Management Data Dissemination Policy for the NERRS System-wide Monitoring Program in the metadata.</w:delText>
        </w:r>
        <w:r w:rsidDel="000E4578">
          <w:rPr>
            <w:rFonts w:ascii="Garamond" w:hAnsi="Garamond"/>
            <w:sz w:val="22"/>
            <w:szCs w:val="22"/>
          </w:rPr>
          <w:delText>]</w:delText>
        </w:r>
        <w:r w:rsidR="00AA53D4" w:rsidRPr="00E87CC3" w:rsidDel="000E4578">
          <w:rPr>
            <w:rFonts w:ascii="Garamond" w:hAnsi="Garamond"/>
            <w:sz w:val="22"/>
            <w:szCs w:val="22"/>
          </w:rPr>
          <w:delText xml:space="preserve">  </w:delText>
        </w:r>
      </w:del>
    </w:p>
    <w:p w14:paraId="620527EF" w14:textId="77777777" w:rsidR="00AA53D4" w:rsidRPr="00E87CC3" w:rsidDel="000E4578" w:rsidRDefault="00AA53D4">
      <w:pPr>
        <w:jc w:val="both"/>
        <w:rPr>
          <w:del w:id="433" w:author="Pacella, Christina (DEC)" w:date="2025-04-29T12:03:00Z"/>
          <w:rFonts w:ascii="Garamond" w:hAnsi="Garamond"/>
          <w:sz w:val="22"/>
          <w:szCs w:val="22"/>
        </w:rPr>
        <w:pPrChange w:id="434" w:author="Pacella, Christina (DEC)" w:date="2025-04-29T12:03:00Z">
          <w:pPr>
            <w:ind w:left="540"/>
            <w:jc w:val="both"/>
          </w:pPr>
        </w:pPrChange>
      </w:pPr>
    </w:p>
    <w:p w14:paraId="7AD9D86F" w14:textId="2C4AB085" w:rsidR="00563F1A" w:rsidRPr="00D55F34" w:rsidRDefault="00563F1A">
      <w:pPr>
        <w:ind w:right="540"/>
        <w:jc w:val="both"/>
        <w:rPr>
          <w:rFonts w:ascii="Garamond" w:hAnsi="Garamond"/>
          <w:sz w:val="22"/>
          <w:szCs w:val="22"/>
        </w:rPr>
        <w:pPrChange w:id="435" w:author="Pacella, Christina (DEC)" w:date="2025-04-29T12:03:00Z">
          <w:pPr>
            <w:ind w:left="540" w:right="540"/>
            <w:jc w:val="both"/>
          </w:pPr>
        </w:pPrChange>
      </w:pPr>
      <w:r w:rsidRPr="00D55F34">
        <w:rPr>
          <w:rFonts w:ascii="Garamond" w:hAnsi="Garamond"/>
          <w:sz w:val="22"/>
          <w:szCs w:val="22"/>
        </w:rPr>
        <w:t>NOAA retains the right to analyze, synthesize and publish summaries of the NERRS System-wide Monitoring Program data.  The NERRS retains the right to be fully credited for having collected and process</w:t>
      </w:r>
      <w:r w:rsidR="002C3D09">
        <w:rPr>
          <w:rFonts w:ascii="Garamond" w:hAnsi="Garamond"/>
          <w:sz w:val="22"/>
          <w:szCs w:val="22"/>
        </w:rPr>
        <w:t>ed</w:t>
      </w:r>
      <w:r w:rsidRPr="00D55F34">
        <w:rPr>
          <w:rFonts w:ascii="Garamond" w:hAnsi="Garamond"/>
          <w:sz w:val="22"/>
          <w:szCs w:val="22"/>
        </w:rPr>
        <w:t xml:space="preserve">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125107A6" w14:textId="77777777" w:rsidR="00563F1A" w:rsidRPr="00D55F34" w:rsidRDefault="00563F1A" w:rsidP="00956AD9">
      <w:pPr>
        <w:ind w:left="540" w:right="540"/>
        <w:jc w:val="both"/>
        <w:rPr>
          <w:rFonts w:ascii="Garamond" w:hAnsi="Garamond"/>
          <w:sz w:val="22"/>
          <w:szCs w:val="22"/>
        </w:rPr>
      </w:pPr>
    </w:p>
    <w:p w14:paraId="499F1F61" w14:textId="77777777" w:rsidR="00563F1A" w:rsidRPr="00D55F34" w:rsidRDefault="00563F1A" w:rsidP="00956AD9">
      <w:pPr>
        <w:ind w:left="540" w:right="540"/>
        <w:jc w:val="both"/>
        <w:rPr>
          <w:rFonts w:ascii="Garamond" w:hAnsi="Garamond"/>
          <w:sz w:val="22"/>
          <w:szCs w:val="22"/>
        </w:rPr>
      </w:pPr>
      <w:r w:rsidRPr="00D55F34">
        <w:rPr>
          <w:rFonts w:ascii="Garamond" w:hAnsi="Garamond"/>
          <w:sz w:val="22"/>
          <w:szCs w:val="22"/>
        </w:rPr>
        <w:t>Requested citation format:</w:t>
      </w:r>
    </w:p>
    <w:p w14:paraId="7883AF4A" w14:textId="14476D50" w:rsidR="00563F1A" w:rsidRPr="00147F8B" w:rsidRDefault="00563F1A" w:rsidP="00956AD9">
      <w:pPr>
        <w:ind w:left="540" w:right="540"/>
        <w:jc w:val="both"/>
        <w:rPr>
          <w:rFonts w:ascii="Garamond" w:hAnsi="Garamond"/>
          <w:sz w:val="22"/>
          <w:szCs w:val="22"/>
        </w:rPr>
      </w:pPr>
      <w:r w:rsidRPr="00147F8B">
        <w:rPr>
          <w:rFonts w:ascii="Garamond" w:hAnsi="Garamond"/>
          <w:sz w:val="22"/>
          <w:szCs w:val="22"/>
        </w:rPr>
        <w:t xml:space="preserve">NOAA National Estuarine Research Reserve System (NERRS). System-wide Monitoring Program. Data accessed from the NOAA NERRS Centralized Data Management Office website: </w:t>
      </w:r>
      <w:hyperlink r:id="rId12" w:history="1">
        <w:r w:rsidRPr="00147F8B">
          <w:rPr>
            <w:rStyle w:val="Hyperlink"/>
            <w:rFonts w:ascii="Garamond" w:hAnsi="Garamond"/>
            <w:sz w:val="22"/>
            <w:szCs w:val="22"/>
          </w:rPr>
          <w:t>http://www.nerrsdata.org/</w:t>
        </w:r>
      </w:hyperlink>
      <w:r w:rsidRPr="00147F8B">
        <w:rPr>
          <w:rFonts w:ascii="Garamond" w:hAnsi="Garamond"/>
          <w:sz w:val="22"/>
          <w:szCs w:val="22"/>
        </w:rPr>
        <w:t xml:space="preserve">; </w:t>
      </w:r>
      <w:r w:rsidRPr="00147F8B">
        <w:rPr>
          <w:rFonts w:ascii="Garamond" w:hAnsi="Garamond"/>
          <w:i/>
          <w:sz w:val="22"/>
          <w:szCs w:val="22"/>
        </w:rPr>
        <w:t>accessed</w:t>
      </w:r>
      <w:r w:rsidRPr="00147F8B">
        <w:rPr>
          <w:rFonts w:ascii="Garamond" w:hAnsi="Garamond"/>
          <w:sz w:val="22"/>
          <w:szCs w:val="22"/>
        </w:rPr>
        <w:t xml:space="preserve"> 12 October </w:t>
      </w:r>
      <w:r w:rsidR="00435C0B" w:rsidRPr="00147F8B">
        <w:rPr>
          <w:rFonts w:ascii="Garamond" w:hAnsi="Garamond"/>
          <w:sz w:val="22"/>
          <w:szCs w:val="22"/>
        </w:rPr>
        <w:t>20</w:t>
      </w:r>
      <w:r w:rsidR="00435C0B">
        <w:rPr>
          <w:rFonts w:ascii="Garamond" w:hAnsi="Garamond"/>
          <w:sz w:val="22"/>
          <w:szCs w:val="22"/>
        </w:rPr>
        <w:t>25</w:t>
      </w:r>
      <w:r w:rsidRPr="00147F8B">
        <w:rPr>
          <w:rFonts w:ascii="Garamond" w:hAnsi="Garamond"/>
          <w:sz w:val="22"/>
          <w:szCs w:val="22"/>
        </w:rPr>
        <w:t>.</w:t>
      </w:r>
    </w:p>
    <w:p w14:paraId="6EE8AF07" w14:textId="77777777" w:rsidR="00563F1A" w:rsidDel="000E4578" w:rsidRDefault="00563F1A" w:rsidP="00956AD9">
      <w:pPr>
        <w:ind w:left="540" w:right="540"/>
        <w:jc w:val="both"/>
        <w:rPr>
          <w:del w:id="436" w:author="Pacella, Christina (DEC)" w:date="2025-04-29T12:03:00Z"/>
          <w:rFonts w:ascii="Garamond" w:hAnsi="Garamond"/>
          <w:sz w:val="22"/>
          <w:szCs w:val="22"/>
        </w:rPr>
      </w:pPr>
    </w:p>
    <w:p w14:paraId="6F8F9733" w14:textId="58D60262" w:rsidR="00341000" w:rsidRPr="00243B33" w:rsidDel="000E4578" w:rsidRDefault="00341000" w:rsidP="00341000">
      <w:pPr>
        <w:jc w:val="both"/>
        <w:rPr>
          <w:del w:id="437" w:author="Pacella, Christina (DEC)" w:date="2025-04-29T12:03:00Z"/>
          <w:rFonts w:ascii="Garamond" w:hAnsi="Garamond"/>
          <w:sz w:val="22"/>
          <w:szCs w:val="22"/>
        </w:rPr>
      </w:pPr>
      <w:del w:id="438" w:author="Pacella, Christina (DEC)" w:date="2025-04-29T12:03:00Z">
        <w:r w:rsidRPr="00243B33" w:rsidDel="000E4578">
          <w:rPr>
            <w:rFonts w:ascii="Garamond" w:hAnsi="Garamond"/>
            <w:sz w:val="22"/>
            <w:szCs w:val="22"/>
          </w:rPr>
          <w:delText xml:space="preserve">Also </w:delText>
        </w:r>
        <w:r w:rsidRPr="00243B33" w:rsidDel="000E4578">
          <w:rPr>
            <w:rFonts w:ascii="Garamond" w:hAnsi="Garamond"/>
            <w:sz w:val="22"/>
            <w:szCs w:val="22"/>
            <w:u w:val="single"/>
          </w:rPr>
          <w:delText>include the following excerpt</w:delText>
        </w:r>
        <w:r w:rsidRPr="00243B33" w:rsidDel="000E4578">
          <w:rPr>
            <w:rFonts w:ascii="Garamond" w:hAnsi="Garamond"/>
            <w:sz w:val="22"/>
            <w:szCs w:val="22"/>
          </w:rPr>
          <w:delText xml:space="preserve"> in the metadata which will address how and where the data can be obtained.  </w:delText>
        </w:r>
      </w:del>
    </w:p>
    <w:p w14:paraId="72A882E0" w14:textId="77777777" w:rsidR="00341000" w:rsidRPr="00D55F34" w:rsidRDefault="00341000">
      <w:pPr>
        <w:jc w:val="both"/>
        <w:rPr>
          <w:rFonts w:ascii="Garamond" w:hAnsi="Garamond"/>
          <w:sz w:val="22"/>
          <w:szCs w:val="22"/>
        </w:rPr>
        <w:pPrChange w:id="439" w:author="Pacella, Christina (DEC)" w:date="2025-04-29T12:03:00Z">
          <w:pPr>
            <w:ind w:left="540" w:right="900"/>
            <w:jc w:val="both"/>
          </w:pPr>
        </w:pPrChange>
      </w:pPr>
    </w:p>
    <w:p w14:paraId="45B1B540" w14:textId="2461CAF9" w:rsidR="00563F1A" w:rsidRDefault="00563F1A">
      <w:pPr>
        <w:ind w:right="540"/>
        <w:jc w:val="both"/>
        <w:rPr>
          <w:rFonts w:ascii="Garamond" w:hAnsi="Garamond"/>
          <w:sz w:val="22"/>
          <w:szCs w:val="22"/>
        </w:rPr>
        <w:pPrChange w:id="440" w:author="Pacella, Christina (DEC)" w:date="2025-04-29T12:03:00Z">
          <w:pPr>
            <w:ind w:left="540" w:right="540"/>
            <w:jc w:val="both"/>
          </w:pPr>
        </w:pPrChange>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r w:rsidR="002D4A87">
        <w:fldChar w:fldCharType="begin"/>
      </w:r>
      <w:r w:rsidR="002D4A87">
        <w:instrText>HYPERLINK "http://www.nerrsdata.org"</w:instrText>
      </w:r>
      <w:r w:rsidR="002D4A87">
        <w:fldChar w:fldCharType="separate"/>
      </w:r>
      <w:r w:rsidRPr="00773337">
        <w:rPr>
          <w:rStyle w:val="Hyperlink"/>
          <w:rFonts w:ascii="Garamond" w:hAnsi="Garamond"/>
          <w:sz w:val="22"/>
          <w:szCs w:val="22"/>
        </w:rPr>
        <w:t>www.nerrsdata.org</w:t>
      </w:r>
      <w:r w:rsidR="002D4A87">
        <w:rPr>
          <w:rStyle w:val="Hyperlink"/>
          <w:rFonts w:ascii="Garamond" w:hAnsi="Garamond"/>
          <w:sz w:val="22"/>
          <w:szCs w:val="22"/>
        </w:rPr>
        <w:fldChar w:fldCharType="end"/>
      </w:r>
      <w:r w:rsidRPr="00D55F34">
        <w:rPr>
          <w:rFonts w:ascii="Garamond" w:hAnsi="Garamond"/>
          <w:sz w:val="22"/>
          <w:szCs w:val="22"/>
        </w:rPr>
        <w:t>.  Data are available in comma delimited format.</w:t>
      </w:r>
    </w:p>
    <w:p w14:paraId="4D83250D" w14:textId="77777777" w:rsidR="00563F1A" w:rsidRPr="00D55F34" w:rsidRDefault="00563F1A" w:rsidP="00956AD9">
      <w:pPr>
        <w:ind w:right="540"/>
        <w:jc w:val="both"/>
        <w:rPr>
          <w:rFonts w:ascii="Garamond" w:hAnsi="Garamond"/>
          <w:sz w:val="22"/>
          <w:szCs w:val="22"/>
        </w:rPr>
      </w:pPr>
    </w:p>
    <w:p w14:paraId="3B314488"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6C1EE2F4" w14:textId="2EADF040" w:rsidR="00CD671F" w:rsidDel="00EF647C" w:rsidRDefault="00CD671F" w:rsidP="00CD671F">
      <w:pPr>
        <w:pStyle w:val="HTMLPreformatted"/>
        <w:rPr>
          <w:del w:id="441" w:author="Pacella, Christina (DEC)" w:date="2025-04-29T12:04:00Z"/>
          <w:rFonts w:ascii="Garamond" w:hAnsi="Garamond" w:cs="Times New Roman"/>
          <w:sz w:val="22"/>
          <w:szCs w:val="22"/>
        </w:rPr>
      </w:pPr>
      <w:del w:id="442" w:author="Pacella, Christina (DEC)" w:date="2025-04-29T12:04:00Z">
        <w:r w:rsidDel="00EF647C">
          <w:rPr>
            <w:rFonts w:ascii="Garamond" w:hAnsi="Garamond" w:cs="Times New Roman"/>
            <w:sz w:val="22"/>
            <w:szCs w:val="22"/>
          </w:rPr>
          <w:lastRenderedPageBreak/>
          <w:delText xml:space="preserve">[Instructions/Remove: </w:delText>
        </w:r>
        <w:r w:rsidRPr="00E87CC3" w:rsidDel="00EF647C">
          <w:rPr>
            <w:rFonts w:ascii="Garamond" w:hAnsi="Garamond" w:cs="Times New Roman"/>
            <w:sz w:val="22"/>
            <w:szCs w:val="22"/>
          </w:rPr>
          <w:delText xml:space="preserve">Describe briefly other research (data collection) that correlates or enhances the data collected </w:delText>
        </w:r>
        <w:r w:rsidDel="00EF647C">
          <w:rPr>
            <w:rFonts w:ascii="Garamond" w:hAnsi="Garamond" w:cs="Times New Roman"/>
            <w:sz w:val="22"/>
            <w:szCs w:val="22"/>
          </w:rPr>
          <w:delText>at</w:delText>
        </w:r>
        <w:r w:rsidRPr="00E87CC3" w:rsidDel="00EF647C">
          <w:rPr>
            <w:rFonts w:ascii="Garamond" w:hAnsi="Garamond" w:cs="Times New Roman"/>
            <w:sz w:val="22"/>
            <w:szCs w:val="22"/>
          </w:rPr>
          <w:delText xml:space="preserve"> </w:delText>
        </w:r>
        <w:r w:rsidDel="00EF647C">
          <w:rPr>
            <w:rFonts w:ascii="Garamond" w:hAnsi="Garamond" w:cs="Times New Roman"/>
            <w:sz w:val="22"/>
            <w:szCs w:val="22"/>
          </w:rPr>
          <w:delText>your weather station</w:delText>
        </w:r>
        <w:r w:rsidRPr="00E87CC3" w:rsidDel="00EF647C">
          <w:rPr>
            <w:rFonts w:ascii="Garamond" w:hAnsi="Garamond" w:cs="Times New Roman"/>
            <w:sz w:val="22"/>
            <w:szCs w:val="22"/>
          </w:rPr>
          <w:delText>.</w:delText>
        </w:r>
        <w:r w:rsidDel="00EF647C">
          <w:rPr>
            <w:rFonts w:ascii="Garamond" w:hAnsi="Garamond" w:cs="Times New Roman"/>
            <w:sz w:val="22"/>
            <w:szCs w:val="22"/>
          </w:rPr>
          <w:delText xml:space="preserve">  You may provide links to the other products or programs. At a minimum, mention the SWMP WQ and NUT datasets as below.]</w:delText>
        </w:r>
      </w:del>
    </w:p>
    <w:p w14:paraId="77F5AAC4" w14:textId="77777777" w:rsidR="00CD671F" w:rsidRPr="00577D46" w:rsidDel="00EF647C" w:rsidRDefault="00CD671F" w:rsidP="00CD671F">
      <w:pPr>
        <w:pStyle w:val="HTMLPreformatted"/>
        <w:rPr>
          <w:del w:id="443" w:author="Pacella, Christina (DEC)" w:date="2025-04-29T12:04:00Z"/>
          <w:rFonts w:ascii="Garamond" w:hAnsi="Garamond" w:cs="Times New Roman"/>
          <w:sz w:val="22"/>
          <w:szCs w:val="22"/>
        </w:rPr>
      </w:pPr>
    </w:p>
    <w:p w14:paraId="26A5126C" w14:textId="4D8B4145" w:rsidR="00CD671F" w:rsidRDefault="00CD671F" w:rsidP="00EF647C">
      <w:pPr>
        <w:pStyle w:val="HTMLPreformatted"/>
        <w:ind w:right="540"/>
        <w:rPr>
          <w:ins w:id="444" w:author="Pacella, Christina (DEC)" w:date="2025-04-29T12:04:00Z"/>
          <w:rFonts w:ascii="Garamond" w:hAnsi="Garamond"/>
          <w:sz w:val="22"/>
          <w:szCs w:val="22"/>
        </w:rPr>
      </w:pPr>
      <w:r w:rsidRPr="00A86B2F">
        <w:rPr>
          <w:rFonts w:ascii="Garamond" w:hAnsi="Garamond"/>
          <w:sz w:val="22"/>
          <w:szCs w:val="22"/>
        </w:rPr>
        <w:t xml:space="preserve">As part of the SWMP long-term monitoring program, </w:t>
      </w:r>
      <w:del w:id="445" w:author="Pacella, Christina (DEC)" w:date="2025-04-29T12:04:00Z">
        <w:r w:rsidRPr="00A86B2F" w:rsidDel="00EF647C">
          <w:rPr>
            <w:rFonts w:ascii="Garamond" w:hAnsi="Garamond"/>
            <w:sz w:val="22"/>
            <w:szCs w:val="22"/>
          </w:rPr>
          <w:delText xml:space="preserve">XXX </w:delText>
        </w:r>
      </w:del>
      <w:ins w:id="446" w:author="Pacella, Christina (DEC)" w:date="2025-04-29T12:04:00Z">
        <w:r w:rsidR="00EF647C">
          <w:rPr>
            <w:rFonts w:ascii="Garamond" w:hAnsi="Garamond"/>
            <w:sz w:val="22"/>
            <w:szCs w:val="22"/>
          </w:rPr>
          <w:t>HUD</w:t>
        </w:r>
        <w:r w:rsidR="00EF647C" w:rsidRPr="00A86B2F">
          <w:rPr>
            <w:rFonts w:ascii="Garamond" w:hAnsi="Garamond"/>
            <w:sz w:val="22"/>
            <w:szCs w:val="22"/>
          </w:rPr>
          <w:t xml:space="preserve"> </w:t>
        </w:r>
      </w:ins>
      <w:r w:rsidRPr="00A86B2F">
        <w:rPr>
          <w:rFonts w:ascii="Garamond" w:hAnsi="Garamond"/>
          <w:sz w:val="22"/>
          <w:szCs w:val="22"/>
        </w:rPr>
        <w:t xml:space="preserve">NERR also </w:t>
      </w:r>
      <w:r w:rsidR="00A86B2F" w:rsidRPr="00A86B2F">
        <w:rPr>
          <w:rFonts w:ascii="Garamond" w:hAnsi="Garamond"/>
          <w:sz w:val="22"/>
          <w:szCs w:val="22"/>
        </w:rPr>
        <w:t xml:space="preserve">collects </w:t>
      </w:r>
      <w:r w:rsidRPr="00A86B2F">
        <w:rPr>
          <w:rFonts w:ascii="Garamond" w:hAnsi="Garamond"/>
          <w:sz w:val="22"/>
          <w:szCs w:val="22"/>
        </w:rPr>
        <w:t xml:space="preserve">15-minute water quality </w:t>
      </w:r>
      <w:r w:rsidR="00A86B2F" w:rsidRPr="00A86B2F">
        <w:rPr>
          <w:rFonts w:ascii="Garamond" w:hAnsi="Garamond"/>
          <w:sz w:val="22"/>
          <w:szCs w:val="22"/>
        </w:rPr>
        <w:t xml:space="preserve">data and </w:t>
      </w:r>
      <w:r w:rsidRPr="00956AD9">
        <w:rPr>
          <w:rFonts w:ascii="Garamond" w:hAnsi="Garamond"/>
          <w:sz w:val="22"/>
          <w:szCs w:val="22"/>
        </w:rPr>
        <w:t xml:space="preserve">monthly grab and diel </w:t>
      </w:r>
      <w:r w:rsidR="00A86B2F" w:rsidRPr="00956AD9">
        <w:rPr>
          <w:rFonts w:ascii="Garamond" w:hAnsi="Garamond"/>
          <w:sz w:val="22"/>
          <w:szCs w:val="22"/>
        </w:rPr>
        <w:t xml:space="preserve">samples </w:t>
      </w:r>
      <w:r w:rsidRPr="00956AD9">
        <w:rPr>
          <w:rFonts w:ascii="Garamond" w:hAnsi="Garamond"/>
          <w:sz w:val="22"/>
          <w:szCs w:val="22"/>
        </w:rPr>
        <w:t>for nutrient</w:t>
      </w:r>
      <w:r w:rsidR="00A86B2F" w:rsidRPr="00956AD9">
        <w:rPr>
          <w:rFonts w:ascii="Garamond" w:hAnsi="Garamond"/>
          <w:sz w:val="22"/>
          <w:szCs w:val="22"/>
        </w:rPr>
        <w:t>/pigment</w:t>
      </w:r>
      <w:r w:rsidRPr="00956AD9">
        <w:rPr>
          <w:rFonts w:ascii="Garamond" w:hAnsi="Garamond"/>
          <w:sz w:val="22"/>
          <w:szCs w:val="22"/>
        </w:rPr>
        <w:t xml:space="preserve"> data </w:t>
      </w:r>
      <w:r w:rsidRPr="00A86B2F">
        <w:rPr>
          <w:rFonts w:ascii="Garamond" w:hAnsi="Garamond"/>
          <w:sz w:val="22"/>
          <w:szCs w:val="22"/>
        </w:rPr>
        <w:t>which may be correlated with this</w:t>
      </w:r>
      <w:ins w:id="447" w:author="Pacella, Christina (DEC)" w:date="2025-04-29T12:04:00Z">
        <w:r w:rsidR="00EF647C">
          <w:rPr>
            <w:rFonts w:ascii="Garamond" w:hAnsi="Garamond"/>
            <w:sz w:val="22"/>
            <w:szCs w:val="22"/>
          </w:rPr>
          <w:t xml:space="preserve"> </w:t>
        </w:r>
      </w:ins>
      <w:del w:id="448" w:author="Pacella, Christina (DEC)" w:date="2025-04-29T12:04:00Z">
        <w:r w:rsidRPr="00A86B2F" w:rsidDel="00EF647C">
          <w:rPr>
            <w:rFonts w:ascii="Garamond" w:hAnsi="Garamond"/>
            <w:sz w:val="22"/>
            <w:szCs w:val="22"/>
          </w:rPr>
          <w:delText xml:space="preserve"> </w:delText>
        </w:r>
      </w:del>
      <w:r w:rsidRPr="00A86B2F">
        <w:rPr>
          <w:rFonts w:ascii="Garamond" w:hAnsi="Garamond"/>
          <w:sz w:val="22"/>
          <w:szCs w:val="22"/>
        </w:rPr>
        <w:t>meteorological dataset.  These data are available at</w:t>
      </w:r>
      <w:r w:rsidRPr="00577D46">
        <w:rPr>
          <w:rFonts w:ascii="Garamond" w:hAnsi="Garamond"/>
          <w:sz w:val="22"/>
          <w:szCs w:val="22"/>
        </w:rPr>
        <w:t xml:space="preserve"> </w:t>
      </w:r>
      <w:hyperlink r:id="rId13" w:history="1">
        <w:r w:rsidRPr="00577D46">
          <w:rPr>
            <w:rStyle w:val="Hyperlink"/>
            <w:rFonts w:ascii="Garamond" w:hAnsi="Garamond"/>
            <w:sz w:val="22"/>
            <w:szCs w:val="22"/>
          </w:rPr>
          <w:t>www.nerrsdata.org</w:t>
        </w:r>
      </w:hyperlink>
      <w:r w:rsidRPr="00577D46">
        <w:rPr>
          <w:rFonts w:ascii="Garamond" w:hAnsi="Garamond"/>
          <w:sz w:val="22"/>
          <w:szCs w:val="22"/>
        </w:rPr>
        <w:t>.</w:t>
      </w:r>
    </w:p>
    <w:p w14:paraId="40F374AA" w14:textId="77777777" w:rsidR="00EF647C" w:rsidRDefault="00EF647C" w:rsidP="00EF647C">
      <w:pPr>
        <w:pStyle w:val="HTMLPreformatted"/>
        <w:ind w:right="540"/>
        <w:rPr>
          <w:ins w:id="449" w:author="Pacella, Christina (DEC)" w:date="2025-04-29T12:04:00Z"/>
          <w:rFonts w:ascii="Garamond" w:hAnsi="Garamond"/>
          <w:sz w:val="22"/>
          <w:szCs w:val="22"/>
        </w:rPr>
      </w:pPr>
    </w:p>
    <w:p w14:paraId="113C32D1" w14:textId="41D1E776" w:rsidR="00EF647C" w:rsidRPr="00577D46" w:rsidRDefault="00D8402D">
      <w:pPr>
        <w:pStyle w:val="HTMLPreformatted"/>
        <w:ind w:right="540"/>
        <w:rPr>
          <w:rFonts w:ascii="Garamond" w:hAnsi="Garamond"/>
          <w:sz w:val="22"/>
          <w:szCs w:val="22"/>
        </w:rPr>
        <w:pPrChange w:id="450" w:author="Pacella, Christina (DEC)" w:date="2025-04-29T12:04:00Z">
          <w:pPr>
            <w:pStyle w:val="HTMLPreformatted"/>
            <w:ind w:left="540" w:right="540"/>
          </w:pPr>
        </w:pPrChange>
      </w:pPr>
      <w:ins w:id="451" w:author="Pacella, Christina (DEC)" w:date="2025-04-29T12:04:00Z">
        <w:r>
          <w:rPr>
            <w:rFonts w:ascii="Garamond" w:hAnsi="Garamond"/>
            <w:sz w:val="22"/>
            <w:szCs w:val="22"/>
          </w:rPr>
          <w:t xml:space="preserve">As part of the NERRS Wetlands and Water Levels (WWL) program, HUD NERR also conducts annual surveys on freshwater </w:t>
        </w:r>
      </w:ins>
      <w:ins w:id="452" w:author="Pacella, Christina (DEC)" w:date="2025-04-29T12:05:00Z">
        <w:r>
          <w:rPr>
            <w:rFonts w:ascii="Garamond" w:hAnsi="Garamond"/>
            <w:sz w:val="22"/>
            <w:szCs w:val="22"/>
          </w:rPr>
          <w:t xml:space="preserve">emergent tidal vegetation, </w:t>
        </w:r>
        <w:r w:rsidR="00410460">
          <w:rPr>
            <w:rFonts w:ascii="Garamond" w:hAnsi="Garamond"/>
            <w:sz w:val="22"/>
            <w:szCs w:val="22"/>
          </w:rPr>
          <w:t xml:space="preserve">submerged aquatic vegetation (SAV), and marsh accretion rates at Tivoli Bays. </w:t>
        </w:r>
        <w:r w:rsidR="005D041A">
          <w:rPr>
            <w:rFonts w:ascii="Garamond" w:hAnsi="Garamond"/>
            <w:sz w:val="22"/>
            <w:szCs w:val="22"/>
          </w:rPr>
          <w:t xml:space="preserve">Vegetation data are available at </w:t>
        </w:r>
        <w:r w:rsidR="005D041A">
          <w:rPr>
            <w:rFonts w:ascii="Garamond" w:hAnsi="Garamond"/>
            <w:sz w:val="22"/>
            <w:szCs w:val="22"/>
          </w:rPr>
          <w:fldChar w:fldCharType="begin"/>
        </w:r>
        <w:r w:rsidR="005D041A">
          <w:rPr>
            <w:rFonts w:ascii="Garamond" w:hAnsi="Garamond"/>
            <w:sz w:val="22"/>
            <w:szCs w:val="22"/>
          </w:rPr>
          <w:instrText>HYPERLINK "http://www.nerrsdata.org"</w:instrText>
        </w:r>
        <w:r w:rsidR="005D041A">
          <w:rPr>
            <w:rFonts w:ascii="Garamond" w:hAnsi="Garamond"/>
            <w:sz w:val="22"/>
            <w:szCs w:val="22"/>
          </w:rPr>
        </w:r>
        <w:r w:rsidR="005D041A">
          <w:rPr>
            <w:rFonts w:ascii="Garamond" w:hAnsi="Garamond"/>
            <w:sz w:val="22"/>
            <w:szCs w:val="22"/>
          </w:rPr>
          <w:fldChar w:fldCharType="separate"/>
        </w:r>
        <w:r w:rsidR="005D041A" w:rsidRPr="00E85563">
          <w:rPr>
            <w:rStyle w:val="Hyperlink"/>
            <w:rFonts w:ascii="Garamond" w:hAnsi="Garamond"/>
            <w:sz w:val="22"/>
            <w:szCs w:val="22"/>
          </w:rPr>
          <w:t>www.nerrsdata.org</w:t>
        </w:r>
        <w:r w:rsidR="005D041A">
          <w:rPr>
            <w:rFonts w:ascii="Garamond" w:hAnsi="Garamond"/>
            <w:sz w:val="22"/>
            <w:szCs w:val="22"/>
          </w:rPr>
          <w:fldChar w:fldCharType="end"/>
        </w:r>
        <w:r w:rsidR="005D041A">
          <w:rPr>
            <w:rFonts w:ascii="Garamond" w:hAnsi="Garamond"/>
            <w:sz w:val="22"/>
            <w:szCs w:val="22"/>
          </w:rPr>
          <w:t>, and accretion rate data are available upon request from the Habitat Researcher (see P</w:t>
        </w:r>
      </w:ins>
      <w:ins w:id="453" w:author="Pacella, Christina (DEC)" w:date="2025-04-29T12:06:00Z">
        <w:r w:rsidR="005D041A">
          <w:rPr>
            <w:rFonts w:ascii="Garamond" w:hAnsi="Garamond"/>
            <w:sz w:val="22"/>
            <w:szCs w:val="22"/>
          </w:rPr>
          <w:t xml:space="preserve">rincipal Investigators and Contact Persons). </w:t>
        </w:r>
      </w:ins>
    </w:p>
    <w:p w14:paraId="25C07E65" w14:textId="77777777" w:rsidR="00E47CBB" w:rsidRPr="00E87CC3" w:rsidRDefault="00E47CBB">
      <w:pPr>
        <w:pStyle w:val="HTMLPreformatted"/>
        <w:rPr>
          <w:rFonts w:ascii="Garamond" w:hAnsi="Garamond" w:cs="Times New Roman"/>
          <w:b/>
          <w:bCs/>
          <w:sz w:val="22"/>
          <w:szCs w:val="22"/>
        </w:rPr>
      </w:pPr>
    </w:p>
    <w:p w14:paraId="64BDB544"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5CDFE3F8" w14:textId="77777777" w:rsidR="00B4483D" w:rsidRPr="00E87CC3" w:rsidRDefault="00B4483D">
      <w:pPr>
        <w:pStyle w:val="HTMLPreformatted"/>
        <w:rPr>
          <w:rFonts w:ascii="Garamond" w:hAnsi="Garamond"/>
          <w:sz w:val="22"/>
          <w:szCs w:val="22"/>
        </w:rPr>
      </w:pPr>
    </w:p>
    <w:p w14:paraId="14397B03" w14:textId="77777777" w:rsidR="00341000" w:rsidRDefault="00B4483D" w:rsidP="00B273B0">
      <w:pPr>
        <w:rPr>
          <w:rFonts w:ascii="Garamond" w:hAnsi="Garamond"/>
          <w:b/>
          <w:bCs/>
          <w:sz w:val="22"/>
          <w:szCs w:val="22"/>
        </w:rPr>
      </w:pPr>
      <w:r w:rsidRPr="00E87CC3">
        <w:rPr>
          <w:rFonts w:ascii="Garamond" w:hAnsi="Garamond"/>
          <w:b/>
          <w:bCs/>
          <w:sz w:val="22"/>
          <w:szCs w:val="22"/>
        </w:rPr>
        <w:t xml:space="preserve">9)  Sensor </w:t>
      </w:r>
      <w:r w:rsidR="007F2DE3">
        <w:rPr>
          <w:rFonts w:ascii="Garamond" w:hAnsi="Garamond"/>
          <w:b/>
          <w:bCs/>
          <w:sz w:val="22"/>
          <w:szCs w:val="22"/>
        </w:rPr>
        <w:t>s</w:t>
      </w:r>
      <w:r w:rsidR="007F2DE3" w:rsidRPr="00E87CC3">
        <w:rPr>
          <w:rFonts w:ascii="Garamond" w:hAnsi="Garamond"/>
          <w:b/>
          <w:bCs/>
          <w:sz w:val="22"/>
          <w:szCs w:val="22"/>
        </w:rPr>
        <w:t xml:space="preserve">pecifications </w:t>
      </w:r>
      <w:r w:rsidR="00B273B0" w:rsidRPr="00E87CC3">
        <w:rPr>
          <w:rFonts w:ascii="Garamond" w:hAnsi="Garamond"/>
          <w:b/>
          <w:bCs/>
          <w:sz w:val="22"/>
          <w:szCs w:val="22"/>
        </w:rPr>
        <w:t>–</w:t>
      </w:r>
      <w:r w:rsidR="00F8159F" w:rsidRPr="00E87CC3">
        <w:rPr>
          <w:rFonts w:ascii="Garamond" w:hAnsi="Garamond"/>
          <w:b/>
          <w:bCs/>
          <w:sz w:val="22"/>
          <w:szCs w:val="22"/>
        </w:rPr>
        <w:t xml:space="preserve"> </w:t>
      </w:r>
    </w:p>
    <w:p w14:paraId="228DC984" w14:textId="77777777" w:rsidR="002746EF" w:rsidRPr="00E87CC3" w:rsidRDefault="002746EF" w:rsidP="002746EF">
      <w:pPr>
        <w:pStyle w:val="PlainText"/>
        <w:ind w:left="360"/>
        <w:rPr>
          <w:ins w:id="454" w:author="Pacella, Christina (DEC)" w:date="2025-04-29T12:06:00Z"/>
          <w:rFonts w:ascii="Garamond" w:eastAsia="MS Mincho" w:hAnsi="Garamond"/>
          <w:sz w:val="22"/>
          <w:szCs w:val="22"/>
        </w:rPr>
      </w:pPr>
      <w:ins w:id="455" w:author="Pacella, Christina (DEC)" w:date="2025-04-29T12:06:00Z">
        <w:r w:rsidRPr="00E87CC3">
          <w:rPr>
            <w:rFonts w:ascii="Garamond" w:eastAsia="MS Mincho" w:hAnsi="Garamond"/>
            <w:sz w:val="22"/>
            <w:szCs w:val="22"/>
          </w:rPr>
          <w:t>Parameter: Temperature</w:t>
        </w:r>
      </w:ins>
    </w:p>
    <w:p w14:paraId="347889A5" w14:textId="77777777" w:rsidR="002746EF" w:rsidRPr="00E87CC3" w:rsidRDefault="002746EF" w:rsidP="002746EF">
      <w:pPr>
        <w:pStyle w:val="PlainText"/>
        <w:ind w:left="360"/>
        <w:rPr>
          <w:ins w:id="456" w:author="Pacella, Christina (DEC)" w:date="2025-04-29T12:06:00Z"/>
          <w:rFonts w:ascii="Garamond" w:eastAsia="MS Mincho" w:hAnsi="Garamond"/>
          <w:sz w:val="22"/>
          <w:szCs w:val="22"/>
        </w:rPr>
      </w:pPr>
      <w:ins w:id="457" w:author="Pacella, Christina (DEC)" w:date="2025-04-29T12:06:00Z">
        <w:r w:rsidRPr="00E87CC3">
          <w:rPr>
            <w:rFonts w:ascii="Garamond" w:eastAsia="MS Mincho" w:hAnsi="Garamond"/>
            <w:sz w:val="22"/>
            <w:szCs w:val="22"/>
          </w:rPr>
          <w:t>Units: Celsius</w:t>
        </w:r>
      </w:ins>
    </w:p>
    <w:p w14:paraId="0F455DBB" w14:textId="77777777" w:rsidR="002746EF" w:rsidRPr="00E87CC3" w:rsidRDefault="002746EF" w:rsidP="002746EF">
      <w:pPr>
        <w:pStyle w:val="PlainText"/>
        <w:ind w:left="360"/>
        <w:rPr>
          <w:ins w:id="458" w:author="Pacella, Christina (DEC)" w:date="2025-04-29T12:06:00Z"/>
          <w:rFonts w:ascii="Garamond" w:eastAsia="MS Mincho" w:hAnsi="Garamond"/>
          <w:sz w:val="22"/>
          <w:szCs w:val="22"/>
        </w:rPr>
      </w:pPr>
      <w:ins w:id="459" w:author="Pacella, Christina (DEC)" w:date="2025-04-29T12:06:00Z">
        <w:r w:rsidRPr="00E87CC3">
          <w:rPr>
            <w:rFonts w:ascii="Garamond" w:eastAsia="MS Mincho" w:hAnsi="Garamond"/>
            <w:sz w:val="22"/>
            <w:szCs w:val="22"/>
          </w:rPr>
          <w:t xml:space="preserve">Sensor type: </w:t>
        </w:r>
        <w:r w:rsidRPr="00EB4B53">
          <w:rPr>
            <w:rFonts w:ascii="Garamond" w:hAnsi="Garamond"/>
            <w:sz w:val="22"/>
            <w:szCs w:val="22"/>
          </w:rPr>
          <w:t xml:space="preserve">Campbell Scientific 1000 Ω Platinum Resistance Thermometer </w:t>
        </w:r>
      </w:ins>
    </w:p>
    <w:p w14:paraId="732979CA" w14:textId="77777777" w:rsidR="002746EF" w:rsidRPr="00E87CC3" w:rsidRDefault="002746EF" w:rsidP="002746EF">
      <w:pPr>
        <w:pStyle w:val="PlainText"/>
        <w:ind w:left="360"/>
        <w:rPr>
          <w:ins w:id="460" w:author="Pacella, Christina (DEC)" w:date="2025-04-29T12:06:00Z"/>
          <w:rFonts w:ascii="Garamond" w:eastAsia="MS Mincho" w:hAnsi="Garamond"/>
          <w:sz w:val="22"/>
          <w:szCs w:val="22"/>
        </w:rPr>
      </w:pPr>
      <w:ins w:id="461" w:author="Pacella, Christina (DEC)" w:date="2025-04-29T12:06:00Z">
        <w:r w:rsidRPr="00E87CC3">
          <w:rPr>
            <w:rFonts w:ascii="Garamond" w:eastAsia="MS Mincho" w:hAnsi="Garamond"/>
            <w:sz w:val="22"/>
            <w:szCs w:val="22"/>
          </w:rPr>
          <w:t xml:space="preserve">Model #:  </w:t>
        </w:r>
        <w:r w:rsidRPr="00EB4B53">
          <w:rPr>
            <w:rFonts w:ascii="Garamond" w:hAnsi="Garamond"/>
            <w:sz w:val="22"/>
            <w:szCs w:val="22"/>
          </w:rPr>
          <w:t>EE181-L Temperature and Relative Humidity Probe</w:t>
        </w:r>
        <w:r w:rsidRPr="00E87CC3" w:rsidDel="00954FED">
          <w:rPr>
            <w:rFonts w:ascii="Garamond" w:eastAsia="MS Mincho" w:hAnsi="Garamond"/>
            <w:sz w:val="22"/>
            <w:szCs w:val="22"/>
          </w:rPr>
          <w:t xml:space="preserve"> </w:t>
        </w:r>
      </w:ins>
    </w:p>
    <w:p w14:paraId="193236B1" w14:textId="77777777" w:rsidR="002746EF" w:rsidRPr="00E87CC3" w:rsidRDefault="002746EF" w:rsidP="002746EF">
      <w:pPr>
        <w:pStyle w:val="PlainText"/>
        <w:ind w:left="360"/>
        <w:rPr>
          <w:ins w:id="462" w:author="Pacella, Christina (DEC)" w:date="2025-04-29T12:06:00Z"/>
          <w:rFonts w:ascii="Garamond" w:eastAsia="MS Mincho" w:hAnsi="Garamond"/>
          <w:sz w:val="22"/>
          <w:szCs w:val="22"/>
        </w:rPr>
      </w:pPr>
      <w:ins w:id="463" w:author="Pacella, Christina (DEC)" w:date="2025-04-29T12:06:00Z">
        <w:r w:rsidRPr="00E87CC3">
          <w:rPr>
            <w:rFonts w:ascii="Garamond" w:eastAsia="MS Mincho" w:hAnsi="Garamond"/>
            <w:sz w:val="22"/>
            <w:szCs w:val="22"/>
          </w:rPr>
          <w:t>Operating Temperature:  -40°C to +60°C</w:t>
        </w:r>
      </w:ins>
    </w:p>
    <w:p w14:paraId="3668E4F7" w14:textId="77777777" w:rsidR="002746EF" w:rsidRPr="00E87CC3" w:rsidRDefault="002746EF" w:rsidP="002746EF">
      <w:pPr>
        <w:pStyle w:val="PlainText"/>
        <w:ind w:left="360"/>
        <w:rPr>
          <w:ins w:id="464" w:author="Pacella, Christina (DEC)" w:date="2025-04-29T12:06:00Z"/>
          <w:rFonts w:ascii="Garamond" w:eastAsia="MS Mincho" w:hAnsi="Garamond"/>
          <w:sz w:val="22"/>
          <w:szCs w:val="22"/>
        </w:rPr>
      </w:pPr>
      <w:ins w:id="465" w:author="Pacella, Christina (DEC)" w:date="2025-04-29T12:06:00Z">
        <w:r w:rsidRPr="00E87CC3">
          <w:rPr>
            <w:rFonts w:ascii="Garamond" w:eastAsia="MS Mincho" w:hAnsi="Garamond"/>
            <w:sz w:val="22"/>
            <w:szCs w:val="22"/>
          </w:rPr>
          <w:t>Range: -40°C to +60°C</w:t>
        </w:r>
      </w:ins>
    </w:p>
    <w:p w14:paraId="7124A833" w14:textId="77777777" w:rsidR="002746EF" w:rsidRDefault="002746EF" w:rsidP="002746EF">
      <w:pPr>
        <w:pStyle w:val="PlainText"/>
        <w:ind w:left="360"/>
        <w:rPr>
          <w:ins w:id="466" w:author="Pacella, Christina (DEC)" w:date="2025-04-29T12:06:00Z"/>
          <w:rFonts w:ascii="Garamond" w:eastAsia="MS Mincho" w:hAnsi="Garamond"/>
          <w:sz w:val="22"/>
          <w:szCs w:val="22"/>
        </w:rPr>
      </w:pPr>
      <w:ins w:id="467" w:author="Pacella, Christina (DEC)" w:date="2025-04-29T12:06:00Z">
        <w:r w:rsidRPr="00E87CC3">
          <w:rPr>
            <w:rFonts w:ascii="Garamond" w:eastAsia="MS Mincho" w:hAnsi="Garamond"/>
            <w:sz w:val="22"/>
            <w:szCs w:val="22"/>
          </w:rPr>
          <w:t>Accuracy: ± 0.2 °C @ 2</w:t>
        </w:r>
        <w:r>
          <w:rPr>
            <w:rFonts w:ascii="Garamond" w:eastAsia="MS Mincho" w:hAnsi="Garamond"/>
            <w:sz w:val="22"/>
            <w:szCs w:val="22"/>
          </w:rPr>
          <w:t>3</w:t>
        </w:r>
        <w:r w:rsidRPr="00E87CC3">
          <w:rPr>
            <w:rFonts w:ascii="Garamond" w:eastAsia="MS Mincho" w:hAnsi="Garamond"/>
            <w:sz w:val="22"/>
            <w:szCs w:val="22"/>
          </w:rPr>
          <w:t>°C</w:t>
        </w:r>
      </w:ins>
    </w:p>
    <w:p w14:paraId="2655AFE1" w14:textId="77777777" w:rsidR="002746EF" w:rsidRDefault="002746EF" w:rsidP="002746EF">
      <w:pPr>
        <w:pStyle w:val="PlainText"/>
        <w:ind w:left="360"/>
        <w:rPr>
          <w:ins w:id="468" w:author="Pacella, Christina (DEC)" w:date="2025-04-29T12:06:00Z"/>
          <w:rFonts w:ascii="Garamond" w:eastAsia="MS Mincho" w:hAnsi="Garamond"/>
          <w:sz w:val="22"/>
          <w:szCs w:val="22"/>
        </w:rPr>
      </w:pPr>
    </w:p>
    <w:tbl>
      <w:tblPr>
        <w:tblStyle w:val="TableGrid"/>
        <w:tblW w:w="8090" w:type="dxa"/>
        <w:tblInd w:w="360" w:type="dxa"/>
        <w:tblLook w:val="04A0" w:firstRow="1" w:lastRow="0" w:firstColumn="1" w:lastColumn="0" w:noHBand="0" w:noVBand="1"/>
      </w:tblPr>
      <w:tblGrid>
        <w:gridCol w:w="923"/>
        <w:gridCol w:w="2173"/>
        <w:gridCol w:w="2218"/>
        <w:gridCol w:w="2776"/>
      </w:tblGrid>
      <w:tr w:rsidR="002746EF" w:rsidRPr="00EB4B53" w14:paraId="0F080392" w14:textId="77777777" w:rsidTr="00DA3D34">
        <w:trPr>
          <w:tblHeader/>
          <w:ins w:id="469" w:author="Pacella, Christina (DEC)" w:date="2025-04-29T12:06:00Z"/>
        </w:trPr>
        <w:tc>
          <w:tcPr>
            <w:tcW w:w="923" w:type="dxa"/>
          </w:tcPr>
          <w:p w14:paraId="40490E40" w14:textId="77777777" w:rsidR="002746EF" w:rsidRPr="00EB4B53" w:rsidRDefault="002746EF" w:rsidP="00DA3D34">
            <w:pPr>
              <w:pStyle w:val="PlainText"/>
              <w:jc w:val="center"/>
              <w:rPr>
                <w:ins w:id="470" w:author="Pacella, Christina (DEC)" w:date="2025-04-29T12:06:00Z"/>
                <w:rFonts w:ascii="Garamond" w:eastAsia="MS Mincho" w:hAnsi="Garamond"/>
                <w:b/>
                <w:sz w:val="22"/>
                <w:szCs w:val="22"/>
                <w:u w:val="single"/>
              </w:rPr>
            </w:pPr>
            <w:ins w:id="471" w:author="Pacella, Christina (DEC)" w:date="2025-04-29T12:06:00Z">
              <w:r w:rsidRPr="00EB4B53">
                <w:rPr>
                  <w:rFonts w:ascii="Garamond" w:eastAsia="MS Mincho" w:hAnsi="Garamond"/>
                  <w:b/>
                  <w:sz w:val="22"/>
                  <w:szCs w:val="22"/>
                  <w:u w:val="single"/>
                </w:rPr>
                <w:t>Station</w:t>
              </w:r>
            </w:ins>
          </w:p>
        </w:tc>
        <w:tc>
          <w:tcPr>
            <w:tcW w:w="2173" w:type="dxa"/>
          </w:tcPr>
          <w:p w14:paraId="4DB479FA" w14:textId="77777777" w:rsidR="002746EF" w:rsidRPr="00EB4B53" w:rsidRDefault="002746EF" w:rsidP="00DA3D34">
            <w:pPr>
              <w:pStyle w:val="PlainText"/>
              <w:jc w:val="center"/>
              <w:rPr>
                <w:ins w:id="472" w:author="Pacella, Christina (DEC)" w:date="2025-04-29T12:06:00Z"/>
                <w:rFonts w:ascii="Garamond" w:eastAsia="MS Mincho" w:hAnsi="Garamond"/>
                <w:b/>
                <w:sz w:val="22"/>
                <w:szCs w:val="22"/>
                <w:u w:val="single"/>
              </w:rPr>
            </w:pPr>
            <w:ins w:id="473" w:author="Pacella, Christina (DEC)" w:date="2025-04-29T12:06:00Z">
              <w:r w:rsidRPr="00EB4B53">
                <w:rPr>
                  <w:rFonts w:ascii="Garamond" w:eastAsia="MS Mincho" w:hAnsi="Garamond"/>
                  <w:b/>
                  <w:sz w:val="22"/>
                  <w:szCs w:val="22"/>
                  <w:u w:val="single"/>
                </w:rPr>
                <w:t>Serial Number</w:t>
              </w:r>
            </w:ins>
          </w:p>
        </w:tc>
        <w:tc>
          <w:tcPr>
            <w:tcW w:w="2218" w:type="dxa"/>
          </w:tcPr>
          <w:p w14:paraId="1FB845A9" w14:textId="77777777" w:rsidR="002746EF" w:rsidRPr="00EB4B53" w:rsidRDefault="002746EF" w:rsidP="00DA3D34">
            <w:pPr>
              <w:pStyle w:val="PlainText"/>
              <w:jc w:val="center"/>
              <w:rPr>
                <w:ins w:id="474" w:author="Pacella, Christina (DEC)" w:date="2025-04-29T12:06:00Z"/>
                <w:rFonts w:ascii="Garamond" w:eastAsia="MS Mincho" w:hAnsi="Garamond"/>
                <w:b/>
                <w:sz w:val="22"/>
                <w:szCs w:val="22"/>
                <w:u w:val="single"/>
              </w:rPr>
            </w:pPr>
            <w:ins w:id="475" w:author="Pacella, Christina (DEC)" w:date="2025-04-29T12:06:00Z">
              <w:r w:rsidRPr="00EB4B53">
                <w:rPr>
                  <w:rFonts w:ascii="Garamond" w:eastAsia="MS Mincho" w:hAnsi="Garamond"/>
                  <w:b/>
                  <w:sz w:val="22"/>
                  <w:szCs w:val="22"/>
                  <w:u w:val="single"/>
                </w:rPr>
                <w:t>Date of Cal</w:t>
              </w:r>
            </w:ins>
          </w:p>
        </w:tc>
        <w:tc>
          <w:tcPr>
            <w:tcW w:w="2776" w:type="dxa"/>
          </w:tcPr>
          <w:p w14:paraId="7B553610" w14:textId="77777777" w:rsidR="002746EF" w:rsidRPr="00EB4B53" w:rsidRDefault="002746EF" w:rsidP="00DA3D34">
            <w:pPr>
              <w:pStyle w:val="PlainText"/>
              <w:jc w:val="center"/>
              <w:rPr>
                <w:ins w:id="476" w:author="Pacella, Christina (DEC)" w:date="2025-04-29T12:06:00Z"/>
                <w:rFonts w:ascii="Garamond" w:eastAsia="MS Mincho" w:hAnsi="Garamond"/>
                <w:b/>
                <w:sz w:val="22"/>
                <w:szCs w:val="22"/>
                <w:u w:val="single"/>
              </w:rPr>
            </w:pPr>
            <w:ins w:id="477" w:author="Pacella, Christina (DEC)" w:date="2025-04-29T12:06:00Z">
              <w:r w:rsidRPr="00EB4B53">
                <w:rPr>
                  <w:rFonts w:ascii="Garamond" w:eastAsia="MS Mincho" w:hAnsi="Garamond"/>
                  <w:b/>
                  <w:sz w:val="22"/>
                  <w:szCs w:val="22"/>
                  <w:u w:val="single"/>
                </w:rPr>
                <w:t>Dates of Sensor Use</w:t>
              </w:r>
            </w:ins>
          </w:p>
        </w:tc>
      </w:tr>
      <w:tr w:rsidR="00DE52FD" w:rsidRPr="00EB4B53" w14:paraId="3DADE2A3" w14:textId="77777777" w:rsidTr="00DA3D34">
        <w:trPr>
          <w:ins w:id="478" w:author="Pacella, Christina (DEC)" w:date="2025-04-29T12:06:00Z"/>
        </w:trPr>
        <w:tc>
          <w:tcPr>
            <w:tcW w:w="923" w:type="dxa"/>
          </w:tcPr>
          <w:p w14:paraId="417D9FFA" w14:textId="2FEF165E" w:rsidR="00DE52FD" w:rsidRPr="00EB4B53" w:rsidRDefault="00DE52FD" w:rsidP="00DE52FD">
            <w:pPr>
              <w:pStyle w:val="PlainText"/>
              <w:jc w:val="center"/>
              <w:rPr>
                <w:ins w:id="479" w:author="Pacella, Christina (DEC)" w:date="2025-04-29T12:06:00Z"/>
                <w:rFonts w:ascii="Garamond" w:eastAsia="MS Mincho" w:hAnsi="Garamond"/>
                <w:sz w:val="22"/>
                <w:szCs w:val="22"/>
              </w:rPr>
            </w:pPr>
            <w:bookmarkStart w:id="480" w:name="_Hlk125442289"/>
            <w:ins w:id="481" w:author="Pacella, Christina (DEC)" w:date="2025-04-29T12:06:00Z">
              <w:r w:rsidRPr="0098182E">
                <w:rPr>
                  <w:rFonts w:ascii="Garamond" w:eastAsia="MS Mincho" w:hAnsi="Garamond"/>
                  <w:sz w:val="22"/>
                  <w:szCs w:val="22"/>
                </w:rPr>
                <w:t>FS</w:t>
              </w:r>
            </w:ins>
          </w:p>
        </w:tc>
        <w:tc>
          <w:tcPr>
            <w:tcW w:w="2173" w:type="dxa"/>
          </w:tcPr>
          <w:p w14:paraId="0B6F0C8B" w14:textId="7F330534" w:rsidR="00DE52FD" w:rsidRPr="00EB4B53" w:rsidRDefault="00DE52FD" w:rsidP="00DE52FD">
            <w:pPr>
              <w:pStyle w:val="PlainText"/>
              <w:jc w:val="center"/>
              <w:rPr>
                <w:ins w:id="482" w:author="Pacella, Christina (DEC)" w:date="2025-04-29T12:06:00Z"/>
                <w:rFonts w:ascii="Garamond" w:eastAsia="MS Mincho" w:hAnsi="Garamond"/>
                <w:sz w:val="22"/>
                <w:szCs w:val="22"/>
              </w:rPr>
            </w:pPr>
            <w:ins w:id="483" w:author="Pacella, Christina (DEC)" w:date="2025-04-29T12:06:00Z">
              <w:r>
                <w:rPr>
                  <w:rFonts w:ascii="Garamond" w:eastAsia="MS Mincho" w:hAnsi="Garamond"/>
                  <w:sz w:val="22"/>
                  <w:szCs w:val="22"/>
                </w:rPr>
                <w:t>170516000153DE</w:t>
              </w:r>
            </w:ins>
          </w:p>
        </w:tc>
        <w:tc>
          <w:tcPr>
            <w:tcW w:w="2218" w:type="dxa"/>
          </w:tcPr>
          <w:p w14:paraId="3E40F85A" w14:textId="4EADD44E" w:rsidR="00DE52FD" w:rsidRPr="00EB4B53" w:rsidRDefault="00DE52FD" w:rsidP="00DE52FD">
            <w:pPr>
              <w:pStyle w:val="PlainText"/>
              <w:jc w:val="center"/>
              <w:rPr>
                <w:ins w:id="484" w:author="Pacella, Christina (DEC)" w:date="2025-04-29T12:06:00Z"/>
                <w:rFonts w:ascii="Garamond" w:eastAsia="MS Mincho" w:hAnsi="Garamond"/>
                <w:sz w:val="22"/>
                <w:szCs w:val="22"/>
              </w:rPr>
            </w:pPr>
            <w:ins w:id="485" w:author="Pacella, Christina (DEC)" w:date="2025-04-29T12:06:00Z">
              <w:r>
                <w:rPr>
                  <w:rFonts w:ascii="Garamond" w:eastAsia="MS Mincho" w:hAnsi="Garamond"/>
                  <w:sz w:val="22"/>
                  <w:szCs w:val="22"/>
                </w:rPr>
                <w:t>09/22/2022</w:t>
              </w:r>
            </w:ins>
          </w:p>
        </w:tc>
        <w:tc>
          <w:tcPr>
            <w:tcW w:w="2776" w:type="dxa"/>
          </w:tcPr>
          <w:p w14:paraId="5D8475F3" w14:textId="5EF7CBD6" w:rsidR="00DE52FD" w:rsidRPr="00EB4B53" w:rsidRDefault="00DE52FD" w:rsidP="00DE52FD">
            <w:pPr>
              <w:pStyle w:val="PlainText"/>
              <w:jc w:val="center"/>
              <w:rPr>
                <w:ins w:id="486" w:author="Pacella, Christina (DEC)" w:date="2025-04-29T12:06:00Z"/>
                <w:rFonts w:ascii="Garamond" w:eastAsia="MS Mincho" w:hAnsi="Garamond"/>
                <w:sz w:val="22"/>
                <w:szCs w:val="22"/>
              </w:rPr>
            </w:pPr>
            <w:ins w:id="487" w:author="Pacella, Christina (DEC)" w:date="2025-04-29T12:06:00Z">
              <w:r>
                <w:rPr>
                  <w:rFonts w:ascii="Garamond" w:eastAsia="MS Mincho" w:hAnsi="Garamond"/>
                  <w:sz w:val="22"/>
                  <w:szCs w:val="22"/>
                </w:rPr>
                <w:t xml:space="preserve">09/12/2023 – </w:t>
              </w:r>
            </w:ins>
            <w:r>
              <w:rPr>
                <w:rFonts w:ascii="Garamond" w:eastAsia="MS Mincho" w:hAnsi="Garamond"/>
                <w:sz w:val="22"/>
                <w:szCs w:val="22"/>
              </w:rPr>
              <w:t>09/03/2025</w:t>
            </w:r>
          </w:p>
        </w:tc>
      </w:tr>
      <w:tr w:rsidR="00DE52FD" w:rsidRPr="00F01A65" w14:paraId="19CA32A9" w14:textId="77777777" w:rsidTr="00DA3D34">
        <w:trPr>
          <w:ins w:id="488" w:author="Pacella, Christina (DEC)" w:date="2025-04-29T12:06:00Z"/>
        </w:trPr>
        <w:tc>
          <w:tcPr>
            <w:tcW w:w="923" w:type="dxa"/>
          </w:tcPr>
          <w:p w14:paraId="52DC6E9D" w14:textId="2080F13A" w:rsidR="00DE52FD" w:rsidRPr="00212D8E" w:rsidRDefault="00DE52FD" w:rsidP="00DE52FD">
            <w:pPr>
              <w:pStyle w:val="PlainText"/>
              <w:jc w:val="center"/>
              <w:rPr>
                <w:ins w:id="489" w:author="Pacella, Christina (DEC)" w:date="2025-04-29T12:06:00Z"/>
                <w:rFonts w:ascii="Garamond" w:eastAsia="MS Mincho" w:hAnsi="Garamond"/>
                <w:sz w:val="22"/>
                <w:szCs w:val="22"/>
              </w:rPr>
            </w:pPr>
            <w:r>
              <w:rPr>
                <w:rFonts w:ascii="Garamond" w:eastAsia="MS Mincho" w:hAnsi="Garamond"/>
                <w:sz w:val="22"/>
                <w:szCs w:val="22"/>
              </w:rPr>
              <w:t>FS</w:t>
            </w:r>
          </w:p>
        </w:tc>
        <w:tc>
          <w:tcPr>
            <w:tcW w:w="2173" w:type="dxa"/>
          </w:tcPr>
          <w:p w14:paraId="6D8C7059" w14:textId="28AF2E14" w:rsidR="00DE52FD" w:rsidRPr="00212D8E" w:rsidRDefault="00DE52FD" w:rsidP="00DE52FD">
            <w:pPr>
              <w:jc w:val="center"/>
              <w:rPr>
                <w:ins w:id="490" w:author="Pacella, Christina (DEC)" w:date="2025-04-29T12:06:00Z"/>
                <w:rFonts w:ascii="Garamond" w:hAnsi="Garamond"/>
                <w:color w:val="000000"/>
                <w:sz w:val="22"/>
                <w:szCs w:val="22"/>
              </w:rPr>
            </w:pPr>
            <w:r>
              <w:rPr>
                <w:rFonts w:ascii="Garamond" w:hAnsi="Garamond"/>
                <w:color w:val="000000"/>
                <w:sz w:val="22"/>
                <w:szCs w:val="22"/>
              </w:rPr>
              <w:t>164516000139CC</w:t>
            </w:r>
          </w:p>
        </w:tc>
        <w:tc>
          <w:tcPr>
            <w:tcW w:w="2218" w:type="dxa"/>
          </w:tcPr>
          <w:p w14:paraId="3FBEF514" w14:textId="61EE9776" w:rsidR="00DE52FD" w:rsidRPr="00212D8E" w:rsidRDefault="00DE52FD" w:rsidP="00DE52FD">
            <w:pPr>
              <w:pStyle w:val="PlainText"/>
              <w:jc w:val="center"/>
              <w:rPr>
                <w:ins w:id="491" w:author="Pacella, Christina (DEC)" w:date="2025-04-29T12:06:00Z"/>
                <w:rFonts w:ascii="Garamond" w:eastAsia="MS Mincho" w:hAnsi="Garamond"/>
                <w:sz w:val="22"/>
                <w:szCs w:val="22"/>
              </w:rPr>
            </w:pPr>
            <w:r>
              <w:rPr>
                <w:rFonts w:ascii="Garamond" w:eastAsia="MS Mincho" w:hAnsi="Garamond"/>
                <w:sz w:val="22"/>
                <w:szCs w:val="22"/>
              </w:rPr>
              <w:t>12/17/2024</w:t>
            </w:r>
          </w:p>
        </w:tc>
        <w:tc>
          <w:tcPr>
            <w:tcW w:w="2776" w:type="dxa"/>
          </w:tcPr>
          <w:p w14:paraId="1BCCC5BA" w14:textId="34C8342E" w:rsidR="00DE52FD" w:rsidRPr="00212D8E" w:rsidRDefault="00DE52FD" w:rsidP="00DE52FD">
            <w:pPr>
              <w:pStyle w:val="PlainText"/>
              <w:jc w:val="center"/>
              <w:rPr>
                <w:ins w:id="492" w:author="Pacella, Christina (DEC)" w:date="2025-04-29T12:06:00Z"/>
                <w:rFonts w:ascii="Garamond" w:eastAsia="MS Mincho" w:hAnsi="Garamond"/>
                <w:sz w:val="22"/>
                <w:szCs w:val="22"/>
              </w:rPr>
            </w:pPr>
            <w:r>
              <w:rPr>
                <w:rFonts w:ascii="Garamond" w:eastAsia="MS Mincho" w:hAnsi="Garamond"/>
                <w:sz w:val="22"/>
                <w:szCs w:val="22"/>
              </w:rPr>
              <w:t>09/03/2025 - Current</w:t>
            </w:r>
          </w:p>
        </w:tc>
      </w:tr>
      <w:tr w:rsidR="00DE52FD" w:rsidRPr="00F01A65" w14:paraId="6207FABD" w14:textId="77777777" w:rsidTr="00DA3D34">
        <w:trPr>
          <w:ins w:id="493" w:author="Pacella, Christina (DEC)" w:date="2025-04-29T12:06:00Z"/>
        </w:trPr>
        <w:tc>
          <w:tcPr>
            <w:tcW w:w="923" w:type="dxa"/>
          </w:tcPr>
          <w:p w14:paraId="7D0638CF" w14:textId="68BB280D" w:rsidR="00DE52FD" w:rsidRPr="00212D8E" w:rsidRDefault="00DE52FD" w:rsidP="00DE52FD">
            <w:pPr>
              <w:pStyle w:val="PlainText"/>
              <w:jc w:val="center"/>
              <w:rPr>
                <w:ins w:id="494" w:author="Pacella, Christina (DEC)" w:date="2025-04-29T12:06:00Z"/>
                <w:rFonts w:ascii="Garamond" w:eastAsia="MS Mincho" w:hAnsi="Garamond"/>
                <w:sz w:val="22"/>
                <w:szCs w:val="22"/>
              </w:rPr>
            </w:pPr>
            <w:ins w:id="495" w:author="Pacella, Christina (DEC)" w:date="2025-04-29T12:06:00Z">
              <w:r>
                <w:rPr>
                  <w:rFonts w:ascii="Garamond" w:eastAsia="MS Mincho" w:hAnsi="Garamond"/>
                  <w:sz w:val="22"/>
                  <w:szCs w:val="22"/>
                </w:rPr>
                <w:t>NP</w:t>
              </w:r>
            </w:ins>
          </w:p>
        </w:tc>
        <w:tc>
          <w:tcPr>
            <w:tcW w:w="2173" w:type="dxa"/>
          </w:tcPr>
          <w:p w14:paraId="72BE5EF9" w14:textId="6469C5C5" w:rsidR="00DE52FD" w:rsidRPr="00212D8E" w:rsidRDefault="00DE52FD" w:rsidP="00DE52FD">
            <w:pPr>
              <w:jc w:val="center"/>
              <w:rPr>
                <w:ins w:id="496" w:author="Pacella, Christina (DEC)" w:date="2025-04-29T12:06:00Z"/>
                <w:rFonts w:ascii="Garamond" w:hAnsi="Garamond"/>
                <w:color w:val="000000"/>
                <w:sz w:val="22"/>
                <w:szCs w:val="22"/>
              </w:rPr>
            </w:pPr>
            <w:ins w:id="497" w:author="Pacella, Christina (DEC)" w:date="2025-04-29T12:06:00Z">
              <w:r>
                <w:rPr>
                  <w:rFonts w:ascii="Garamond" w:hAnsi="Garamond"/>
                  <w:color w:val="000000"/>
                  <w:sz w:val="22"/>
                  <w:szCs w:val="22"/>
                </w:rPr>
                <w:t>170516000140F8</w:t>
              </w:r>
            </w:ins>
          </w:p>
        </w:tc>
        <w:tc>
          <w:tcPr>
            <w:tcW w:w="2218" w:type="dxa"/>
          </w:tcPr>
          <w:p w14:paraId="0C4E6761" w14:textId="3158DAEE" w:rsidR="00DE52FD" w:rsidRPr="00212D8E" w:rsidRDefault="00DE52FD" w:rsidP="00DE52FD">
            <w:pPr>
              <w:pStyle w:val="PlainText"/>
              <w:jc w:val="center"/>
              <w:rPr>
                <w:ins w:id="498" w:author="Pacella, Christina (DEC)" w:date="2025-04-29T12:06:00Z"/>
                <w:rFonts w:ascii="Garamond" w:eastAsia="MS Mincho" w:hAnsi="Garamond"/>
                <w:sz w:val="22"/>
                <w:szCs w:val="22"/>
              </w:rPr>
            </w:pPr>
            <w:ins w:id="499" w:author="Pacella, Christina (DEC)" w:date="2025-04-29T12:06:00Z">
              <w:r>
                <w:rPr>
                  <w:rFonts w:ascii="Garamond" w:eastAsia="MS Mincho" w:hAnsi="Garamond"/>
                  <w:sz w:val="22"/>
                  <w:szCs w:val="22"/>
                </w:rPr>
                <w:t>04/21/2022</w:t>
              </w:r>
            </w:ins>
          </w:p>
        </w:tc>
        <w:tc>
          <w:tcPr>
            <w:tcW w:w="2776" w:type="dxa"/>
          </w:tcPr>
          <w:p w14:paraId="36E09D86" w14:textId="2B61CC87" w:rsidR="00DE52FD" w:rsidRPr="00212D8E" w:rsidRDefault="00DE52FD" w:rsidP="00DE52FD">
            <w:pPr>
              <w:pStyle w:val="PlainText"/>
              <w:jc w:val="center"/>
              <w:rPr>
                <w:ins w:id="500" w:author="Pacella, Christina (DEC)" w:date="2025-04-29T12:06:00Z"/>
                <w:rFonts w:ascii="Garamond" w:eastAsia="MS Mincho" w:hAnsi="Garamond"/>
                <w:sz w:val="22"/>
                <w:szCs w:val="22"/>
              </w:rPr>
            </w:pPr>
            <w:ins w:id="501" w:author="Pacella, Christina (DEC)" w:date="2025-04-29T12:06:00Z">
              <w:r>
                <w:rPr>
                  <w:rFonts w:ascii="Garamond" w:eastAsia="MS Mincho" w:hAnsi="Garamond"/>
                  <w:sz w:val="22"/>
                  <w:szCs w:val="22"/>
                </w:rPr>
                <w:t>07/26/2024 – Current</w:t>
              </w:r>
            </w:ins>
          </w:p>
        </w:tc>
      </w:tr>
      <w:bookmarkEnd w:id="480"/>
    </w:tbl>
    <w:p w14:paraId="672B156D" w14:textId="77777777" w:rsidR="002746EF" w:rsidRDefault="002746EF" w:rsidP="002746EF">
      <w:pPr>
        <w:pStyle w:val="PlainText"/>
        <w:ind w:left="360"/>
        <w:rPr>
          <w:ins w:id="502" w:author="Pacella, Christina (DEC)" w:date="2025-04-29T12:06:00Z"/>
          <w:rFonts w:ascii="Garamond" w:eastAsia="MS Mincho" w:hAnsi="Garamond"/>
          <w:sz w:val="22"/>
          <w:szCs w:val="22"/>
        </w:rPr>
      </w:pPr>
    </w:p>
    <w:p w14:paraId="7AE1DE98" w14:textId="77777777" w:rsidR="002746EF" w:rsidRPr="00A40B98" w:rsidRDefault="002746EF" w:rsidP="002746EF">
      <w:pPr>
        <w:pStyle w:val="PlainText"/>
        <w:keepNext/>
        <w:ind w:left="360"/>
        <w:rPr>
          <w:ins w:id="503" w:author="Pacella, Christina (DEC)" w:date="2025-04-29T12:06:00Z"/>
          <w:rFonts w:ascii="Garamond" w:eastAsia="MS Mincho" w:hAnsi="Garamond"/>
          <w:sz w:val="22"/>
          <w:szCs w:val="22"/>
        </w:rPr>
      </w:pPr>
      <w:ins w:id="504" w:author="Pacella, Christina (DEC)" w:date="2025-04-29T12:06:00Z">
        <w:r w:rsidRPr="00A40B98">
          <w:rPr>
            <w:rFonts w:ascii="Garamond" w:eastAsia="MS Mincho" w:hAnsi="Garamond"/>
            <w:sz w:val="22"/>
            <w:szCs w:val="22"/>
          </w:rPr>
          <w:t>Parameter: Relative Humidity</w:t>
        </w:r>
      </w:ins>
    </w:p>
    <w:p w14:paraId="462571EB" w14:textId="77777777" w:rsidR="002746EF" w:rsidRPr="00A40B98" w:rsidRDefault="002746EF" w:rsidP="002746EF">
      <w:pPr>
        <w:pStyle w:val="PlainText"/>
        <w:keepNext/>
        <w:ind w:left="360"/>
        <w:rPr>
          <w:ins w:id="505" w:author="Pacella, Christina (DEC)" w:date="2025-04-29T12:06:00Z"/>
          <w:rFonts w:ascii="Garamond" w:eastAsia="MS Mincho" w:hAnsi="Garamond"/>
          <w:sz w:val="22"/>
          <w:szCs w:val="22"/>
        </w:rPr>
      </w:pPr>
      <w:ins w:id="506" w:author="Pacella, Christina (DEC)" w:date="2025-04-29T12:06:00Z">
        <w:r w:rsidRPr="00A40B98">
          <w:rPr>
            <w:rFonts w:ascii="Garamond" w:eastAsia="MS Mincho" w:hAnsi="Garamond"/>
            <w:sz w:val="22"/>
            <w:szCs w:val="22"/>
          </w:rPr>
          <w:t>Units: Percent</w:t>
        </w:r>
      </w:ins>
    </w:p>
    <w:p w14:paraId="25901239" w14:textId="77777777" w:rsidR="002746EF" w:rsidRPr="00A40B98" w:rsidRDefault="002746EF" w:rsidP="002746EF">
      <w:pPr>
        <w:pStyle w:val="PlainText"/>
        <w:keepNext/>
        <w:ind w:left="360"/>
        <w:rPr>
          <w:ins w:id="507" w:author="Pacella, Christina (DEC)" w:date="2025-04-29T12:06:00Z"/>
          <w:rFonts w:ascii="Garamond" w:eastAsia="MS Mincho" w:hAnsi="Garamond"/>
          <w:sz w:val="22"/>
          <w:szCs w:val="22"/>
        </w:rPr>
      </w:pPr>
      <w:ins w:id="508" w:author="Pacella, Christina (DEC)" w:date="2025-04-29T12:06:00Z">
        <w:r w:rsidRPr="00A40B98">
          <w:rPr>
            <w:rFonts w:ascii="Garamond" w:eastAsia="MS Mincho" w:hAnsi="Garamond"/>
            <w:sz w:val="22"/>
            <w:szCs w:val="22"/>
          </w:rPr>
          <w:t>Sensor type: HC101</w:t>
        </w:r>
      </w:ins>
    </w:p>
    <w:p w14:paraId="2317E3FC" w14:textId="77777777" w:rsidR="002746EF" w:rsidRPr="00A40B98" w:rsidRDefault="002746EF" w:rsidP="002746EF">
      <w:pPr>
        <w:pStyle w:val="PlainText"/>
        <w:keepNext/>
        <w:ind w:left="360"/>
        <w:rPr>
          <w:ins w:id="509" w:author="Pacella, Christina (DEC)" w:date="2025-04-29T12:06:00Z"/>
          <w:rFonts w:ascii="Garamond" w:eastAsia="MS Mincho" w:hAnsi="Garamond"/>
          <w:sz w:val="22"/>
          <w:szCs w:val="22"/>
        </w:rPr>
      </w:pPr>
      <w:ins w:id="510" w:author="Pacella, Christina (DEC)" w:date="2025-04-29T12:06:00Z">
        <w:r w:rsidRPr="00A40B98">
          <w:rPr>
            <w:rFonts w:ascii="Garamond" w:eastAsia="MS Mincho" w:hAnsi="Garamond"/>
            <w:sz w:val="22"/>
            <w:szCs w:val="22"/>
          </w:rPr>
          <w:t>Model #: EE181 Temperature and Relative Humidity Probe</w:t>
        </w:r>
      </w:ins>
    </w:p>
    <w:p w14:paraId="6691F4C4" w14:textId="77777777" w:rsidR="002746EF" w:rsidRPr="00A40B98" w:rsidRDefault="002746EF" w:rsidP="002746EF">
      <w:pPr>
        <w:pStyle w:val="PlainText"/>
        <w:keepNext/>
        <w:ind w:left="360"/>
        <w:rPr>
          <w:ins w:id="511" w:author="Pacella, Christina (DEC)" w:date="2025-04-29T12:06:00Z"/>
          <w:rFonts w:ascii="Garamond" w:eastAsia="MS Mincho" w:hAnsi="Garamond"/>
          <w:sz w:val="22"/>
          <w:szCs w:val="22"/>
        </w:rPr>
      </w:pPr>
      <w:ins w:id="512" w:author="Pacella, Christina (DEC)" w:date="2025-04-29T12:06:00Z">
        <w:r w:rsidRPr="00A40B98">
          <w:rPr>
            <w:rFonts w:ascii="Garamond" w:eastAsia="MS Mincho" w:hAnsi="Garamond"/>
            <w:sz w:val="22"/>
            <w:szCs w:val="22"/>
          </w:rPr>
          <w:t>Range: 0-100% non-condensing</w:t>
        </w:r>
      </w:ins>
    </w:p>
    <w:p w14:paraId="0867E237" w14:textId="77777777" w:rsidR="002746EF" w:rsidRPr="00A40B98" w:rsidRDefault="002746EF" w:rsidP="002746EF">
      <w:pPr>
        <w:pStyle w:val="PlainText"/>
        <w:keepNext/>
        <w:ind w:left="360"/>
        <w:rPr>
          <w:ins w:id="513" w:author="Pacella, Christina (DEC)" w:date="2025-04-29T12:06:00Z"/>
          <w:rFonts w:ascii="Garamond" w:eastAsia="MS Mincho" w:hAnsi="Garamond"/>
          <w:sz w:val="22"/>
          <w:szCs w:val="22"/>
        </w:rPr>
      </w:pPr>
      <w:ins w:id="514" w:author="Pacella, Christina (DEC)" w:date="2025-04-29T12:06:00Z">
        <w:r w:rsidRPr="00A40B98">
          <w:rPr>
            <w:rFonts w:ascii="Garamond" w:eastAsia="MS Mincho" w:hAnsi="Garamond"/>
            <w:sz w:val="22"/>
            <w:szCs w:val="22"/>
          </w:rPr>
          <w:t xml:space="preserve">Accuracy: </w:t>
        </w:r>
        <w:r w:rsidRPr="00A40B98">
          <w:rPr>
            <w:rFonts w:ascii="Garamond" w:eastAsia="MS Mincho" w:hAnsi="Garamond"/>
            <w:sz w:val="22"/>
            <w:szCs w:val="22"/>
          </w:rPr>
          <w:tab/>
          <w:t>–15 to 40 °C: ≤90% RH ± (1.3 + 0.003 • RH reading) % RH</w:t>
        </w:r>
      </w:ins>
    </w:p>
    <w:p w14:paraId="145E17BF" w14:textId="77777777" w:rsidR="002746EF" w:rsidRPr="00A40B98" w:rsidRDefault="002746EF" w:rsidP="002746EF">
      <w:pPr>
        <w:pStyle w:val="PlainText"/>
        <w:keepNext/>
        <w:ind w:left="360"/>
        <w:rPr>
          <w:ins w:id="515" w:author="Pacella, Christina (DEC)" w:date="2025-04-29T12:06:00Z"/>
          <w:rFonts w:ascii="Garamond" w:eastAsia="MS Mincho" w:hAnsi="Garamond"/>
          <w:sz w:val="22"/>
          <w:szCs w:val="22"/>
        </w:rPr>
      </w:pPr>
      <w:ins w:id="516" w:author="Pacella, Christina (DEC)" w:date="2025-04-29T12:06:00Z">
        <w:r w:rsidRPr="00A40B98">
          <w:rPr>
            <w:rFonts w:ascii="Garamond" w:eastAsia="MS Mincho" w:hAnsi="Garamond"/>
            <w:sz w:val="22"/>
            <w:szCs w:val="22"/>
          </w:rPr>
          <w:t>–15 to 40 °C: &gt;90% RH ± 2.3% RH</w:t>
        </w:r>
      </w:ins>
    </w:p>
    <w:p w14:paraId="78C1C3F7" w14:textId="77777777" w:rsidR="002746EF" w:rsidRPr="00A40B98" w:rsidRDefault="002746EF" w:rsidP="002746EF">
      <w:pPr>
        <w:pStyle w:val="PlainText"/>
        <w:keepNext/>
        <w:ind w:left="360"/>
        <w:rPr>
          <w:ins w:id="517" w:author="Pacella, Christina (DEC)" w:date="2025-04-29T12:06:00Z"/>
          <w:rFonts w:ascii="Garamond" w:eastAsia="MS Mincho" w:hAnsi="Garamond"/>
          <w:sz w:val="22"/>
          <w:szCs w:val="22"/>
        </w:rPr>
      </w:pPr>
      <w:ins w:id="518" w:author="Pacella, Christina (DEC)" w:date="2025-04-29T12:06:00Z">
        <w:r w:rsidRPr="00A40B98">
          <w:rPr>
            <w:rFonts w:ascii="Garamond" w:eastAsia="MS Mincho" w:hAnsi="Garamond"/>
            <w:sz w:val="22"/>
            <w:szCs w:val="22"/>
          </w:rPr>
          <w:t>–25 to 60 °C: ± (1.4 + 0.01 • RH reading) % RH</w:t>
        </w:r>
      </w:ins>
    </w:p>
    <w:p w14:paraId="3C87C2CE" w14:textId="77777777" w:rsidR="002746EF" w:rsidRPr="00A40B98" w:rsidRDefault="002746EF" w:rsidP="002746EF">
      <w:pPr>
        <w:pStyle w:val="PlainText"/>
        <w:keepNext/>
        <w:ind w:left="360"/>
        <w:rPr>
          <w:ins w:id="519" w:author="Pacella, Christina (DEC)" w:date="2025-04-29T12:06:00Z"/>
          <w:rFonts w:ascii="Garamond" w:eastAsia="MS Mincho" w:hAnsi="Garamond"/>
          <w:sz w:val="22"/>
          <w:szCs w:val="22"/>
        </w:rPr>
      </w:pPr>
      <w:ins w:id="520" w:author="Pacella, Christina (DEC)" w:date="2025-04-29T12:06:00Z">
        <w:r w:rsidRPr="00A40B98">
          <w:rPr>
            <w:rFonts w:ascii="Garamond" w:eastAsia="MS Mincho" w:hAnsi="Garamond"/>
            <w:sz w:val="22"/>
            <w:szCs w:val="22"/>
          </w:rPr>
          <w:t>–40 to 60 °C: ± (1.5 + 0.015 • RH reading) % RH</w:t>
        </w:r>
      </w:ins>
    </w:p>
    <w:p w14:paraId="3F493E37" w14:textId="77777777" w:rsidR="002746EF" w:rsidRPr="00A40B98" w:rsidRDefault="002746EF" w:rsidP="002746EF">
      <w:pPr>
        <w:pStyle w:val="PlainText"/>
        <w:keepNext/>
        <w:ind w:left="360"/>
        <w:rPr>
          <w:ins w:id="521" w:author="Pacella, Christina (DEC)" w:date="2025-04-29T12:06:00Z"/>
          <w:rFonts w:ascii="Garamond" w:eastAsia="MS Mincho" w:hAnsi="Garamond"/>
          <w:sz w:val="22"/>
          <w:szCs w:val="22"/>
        </w:rPr>
      </w:pPr>
      <w:ins w:id="522" w:author="Pacella, Christina (DEC)" w:date="2025-04-29T12:06:00Z">
        <w:r w:rsidRPr="00A40B98">
          <w:rPr>
            <w:rFonts w:ascii="Garamond" w:eastAsia="MS Mincho" w:hAnsi="Garamond"/>
            <w:sz w:val="22"/>
            <w:szCs w:val="22"/>
          </w:rPr>
          <w:t>Temperature dependence of RH measurement: typically 0.03% RH/°C</w:t>
        </w:r>
      </w:ins>
    </w:p>
    <w:p w14:paraId="77E4949A" w14:textId="77777777" w:rsidR="002746EF" w:rsidRDefault="002746EF" w:rsidP="002746EF">
      <w:pPr>
        <w:pStyle w:val="PlainText"/>
        <w:keepNext/>
        <w:ind w:left="360"/>
        <w:rPr>
          <w:ins w:id="523" w:author="Pacella, Christina (DEC)" w:date="2025-04-29T12:06:00Z"/>
          <w:rFonts w:ascii="Garamond" w:eastAsia="MS Mincho" w:hAnsi="Garamond"/>
          <w:sz w:val="22"/>
          <w:szCs w:val="22"/>
        </w:rPr>
      </w:pPr>
      <w:ins w:id="524" w:author="Pacella, Christina (DEC)" w:date="2025-04-29T12:06:00Z">
        <w:r w:rsidRPr="00862448">
          <w:rPr>
            <w:rFonts w:ascii="Garamond" w:hAnsi="Garamond"/>
            <w:b/>
            <w:i/>
            <w:sz w:val="22"/>
            <w:szCs w:val="22"/>
          </w:rPr>
          <w:t xml:space="preserve">Note: </w:t>
        </w:r>
        <w:r w:rsidRPr="00950683">
          <w:rPr>
            <w:rFonts w:ascii="Garamond" w:hAnsi="Garamond"/>
            <w:sz w:val="22"/>
            <w:szCs w:val="22"/>
          </w:rPr>
          <w:t>This sensor caps relative humidity values at 100%</w:t>
        </w:r>
        <w:r>
          <w:rPr>
            <w:rFonts w:ascii="Garamond" w:hAnsi="Garamond"/>
            <w:sz w:val="22"/>
            <w:szCs w:val="22"/>
          </w:rPr>
          <w:t>, measured values &gt;100% are altered to 100%</w:t>
        </w:r>
      </w:ins>
    </w:p>
    <w:p w14:paraId="1725C2DF" w14:textId="77777777" w:rsidR="002746EF" w:rsidRPr="00E87CC3" w:rsidRDefault="002746EF" w:rsidP="002746EF">
      <w:pPr>
        <w:pStyle w:val="PlainText"/>
        <w:keepNext/>
        <w:ind w:left="360"/>
        <w:rPr>
          <w:ins w:id="525" w:author="Pacella, Christina (DEC)" w:date="2025-04-29T12:06:00Z"/>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3"/>
        <w:gridCol w:w="2173"/>
        <w:gridCol w:w="2218"/>
        <w:gridCol w:w="2776"/>
      </w:tblGrid>
      <w:tr w:rsidR="002746EF" w:rsidRPr="00F01A65" w14:paraId="5B23961F" w14:textId="77777777" w:rsidTr="00DA3D34">
        <w:trPr>
          <w:tblHeader/>
          <w:ins w:id="526" w:author="Pacella, Christina (DEC)" w:date="2025-04-29T12:06:00Z"/>
        </w:trPr>
        <w:tc>
          <w:tcPr>
            <w:tcW w:w="923" w:type="dxa"/>
          </w:tcPr>
          <w:p w14:paraId="1EB1A048" w14:textId="77777777" w:rsidR="002746EF" w:rsidRPr="00D80725" w:rsidRDefault="002746EF" w:rsidP="00DA3D34">
            <w:pPr>
              <w:pStyle w:val="PlainText"/>
              <w:jc w:val="center"/>
              <w:rPr>
                <w:ins w:id="527" w:author="Pacella, Christina (DEC)" w:date="2025-04-29T12:06:00Z"/>
                <w:rFonts w:ascii="Garamond" w:eastAsia="MS Mincho" w:hAnsi="Garamond"/>
                <w:b/>
                <w:sz w:val="22"/>
                <w:szCs w:val="22"/>
                <w:u w:val="single"/>
              </w:rPr>
            </w:pPr>
            <w:ins w:id="528" w:author="Pacella, Christina (DEC)" w:date="2025-04-29T12:06:00Z">
              <w:r w:rsidRPr="00D80725">
                <w:rPr>
                  <w:rFonts w:ascii="Garamond" w:eastAsia="MS Mincho" w:hAnsi="Garamond"/>
                  <w:b/>
                  <w:sz w:val="22"/>
                  <w:szCs w:val="22"/>
                  <w:u w:val="single"/>
                </w:rPr>
                <w:t>Station</w:t>
              </w:r>
            </w:ins>
          </w:p>
        </w:tc>
        <w:tc>
          <w:tcPr>
            <w:tcW w:w="2173" w:type="dxa"/>
          </w:tcPr>
          <w:p w14:paraId="1F5EB7A2" w14:textId="77777777" w:rsidR="002746EF" w:rsidRPr="00D80725" w:rsidRDefault="002746EF" w:rsidP="00DA3D34">
            <w:pPr>
              <w:pStyle w:val="PlainText"/>
              <w:jc w:val="center"/>
              <w:rPr>
                <w:ins w:id="529" w:author="Pacella, Christina (DEC)" w:date="2025-04-29T12:06:00Z"/>
                <w:rFonts w:ascii="Garamond" w:eastAsia="MS Mincho" w:hAnsi="Garamond"/>
                <w:b/>
                <w:sz w:val="22"/>
                <w:szCs w:val="22"/>
                <w:u w:val="single"/>
              </w:rPr>
            </w:pPr>
            <w:ins w:id="530" w:author="Pacella, Christina (DEC)" w:date="2025-04-29T12:06:00Z">
              <w:r w:rsidRPr="00D80725">
                <w:rPr>
                  <w:rFonts w:ascii="Garamond" w:eastAsia="MS Mincho" w:hAnsi="Garamond"/>
                  <w:b/>
                  <w:sz w:val="22"/>
                  <w:szCs w:val="22"/>
                  <w:u w:val="single"/>
                </w:rPr>
                <w:t>Serial Number</w:t>
              </w:r>
            </w:ins>
          </w:p>
        </w:tc>
        <w:tc>
          <w:tcPr>
            <w:tcW w:w="2218" w:type="dxa"/>
          </w:tcPr>
          <w:p w14:paraId="0FB794A7" w14:textId="77777777" w:rsidR="002746EF" w:rsidRPr="00D80725" w:rsidRDefault="002746EF" w:rsidP="00DA3D34">
            <w:pPr>
              <w:pStyle w:val="PlainText"/>
              <w:jc w:val="center"/>
              <w:rPr>
                <w:ins w:id="531" w:author="Pacella, Christina (DEC)" w:date="2025-04-29T12:06:00Z"/>
                <w:rFonts w:ascii="Garamond" w:eastAsia="MS Mincho" w:hAnsi="Garamond"/>
                <w:b/>
                <w:sz w:val="22"/>
                <w:szCs w:val="22"/>
                <w:u w:val="single"/>
              </w:rPr>
            </w:pPr>
            <w:ins w:id="532" w:author="Pacella, Christina (DEC)" w:date="2025-04-29T12:06:00Z">
              <w:r w:rsidRPr="00D80725">
                <w:rPr>
                  <w:rFonts w:ascii="Garamond" w:eastAsia="MS Mincho" w:hAnsi="Garamond"/>
                  <w:b/>
                  <w:sz w:val="22"/>
                  <w:szCs w:val="22"/>
                  <w:u w:val="single"/>
                </w:rPr>
                <w:t>Date of Cal</w:t>
              </w:r>
            </w:ins>
          </w:p>
        </w:tc>
        <w:tc>
          <w:tcPr>
            <w:tcW w:w="2776" w:type="dxa"/>
          </w:tcPr>
          <w:p w14:paraId="10CE7322" w14:textId="77777777" w:rsidR="002746EF" w:rsidRPr="00D80725" w:rsidRDefault="002746EF" w:rsidP="00DA3D34">
            <w:pPr>
              <w:pStyle w:val="PlainText"/>
              <w:jc w:val="center"/>
              <w:rPr>
                <w:ins w:id="533" w:author="Pacella, Christina (DEC)" w:date="2025-04-29T12:06:00Z"/>
                <w:rFonts w:ascii="Garamond" w:eastAsia="MS Mincho" w:hAnsi="Garamond"/>
                <w:b/>
                <w:sz w:val="22"/>
                <w:szCs w:val="22"/>
                <w:u w:val="single"/>
              </w:rPr>
            </w:pPr>
            <w:ins w:id="534" w:author="Pacella, Christina (DEC)" w:date="2025-04-29T12:06:00Z">
              <w:r w:rsidRPr="00D80725">
                <w:rPr>
                  <w:rFonts w:ascii="Garamond" w:eastAsia="MS Mincho" w:hAnsi="Garamond"/>
                  <w:b/>
                  <w:sz w:val="22"/>
                  <w:szCs w:val="22"/>
                  <w:u w:val="single"/>
                </w:rPr>
                <w:t>Dates of Sensor Use</w:t>
              </w:r>
            </w:ins>
          </w:p>
        </w:tc>
      </w:tr>
      <w:tr w:rsidR="002746EF" w:rsidRPr="00F01A65" w14:paraId="5D107D0B" w14:textId="77777777" w:rsidTr="00DA3D34">
        <w:trPr>
          <w:ins w:id="535" w:author="Pacella, Christina (DEC)" w:date="2025-04-29T12:06:00Z"/>
        </w:trPr>
        <w:tc>
          <w:tcPr>
            <w:tcW w:w="923" w:type="dxa"/>
          </w:tcPr>
          <w:p w14:paraId="7F431AFE" w14:textId="77777777" w:rsidR="002746EF" w:rsidRPr="00F01A65" w:rsidRDefault="002746EF" w:rsidP="00DA3D34">
            <w:pPr>
              <w:pStyle w:val="PlainText"/>
              <w:jc w:val="center"/>
              <w:rPr>
                <w:ins w:id="536" w:author="Pacella, Christina (DEC)" w:date="2025-04-29T12:06:00Z"/>
                <w:rFonts w:ascii="Garamond" w:eastAsia="MS Mincho" w:hAnsi="Garamond"/>
                <w:sz w:val="22"/>
                <w:szCs w:val="22"/>
                <w:highlight w:val="yellow"/>
              </w:rPr>
            </w:pPr>
            <w:ins w:id="537" w:author="Pacella, Christina (DEC)" w:date="2025-04-29T12:06:00Z">
              <w:r w:rsidRPr="0098182E">
                <w:rPr>
                  <w:rFonts w:ascii="Garamond" w:eastAsia="MS Mincho" w:hAnsi="Garamond"/>
                  <w:sz w:val="22"/>
                  <w:szCs w:val="22"/>
                </w:rPr>
                <w:t>FS</w:t>
              </w:r>
            </w:ins>
          </w:p>
        </w:tc>
        <w:tc>
          <w:tcPr>
            <w:tcW w:w="2173" w:type="dxa"/>
          </w:tcPr>
          <w:p w14:paraId="4C6F8C84" w14:textId="77777777" w:rsidR="002746EF" w:rsidRPr="00F01A65" w:rsidRDefault="002746EF" w:rsidP="00DA3D34">
            <w:pPr>
              <w:jc w:val="center"/>
              <w:rPr>
                <w:ins w:id="538" w:author="Pacella, Christina (DEC)" w:date="2025-04-29T12:06:00Z"/>
                <w:rFonts w:ascii="Calibri" w:hAnsi="Calibri"/>
                <w:color w:val="000000"/>
                <w:sz w:val="22"/>
                <w:szCs w:val="22"/>
                <w:highlight w:val="yellow"/>
              </w:rPr>
            </w:pPr>
            <w:ins w:id="539" w:author="Pacella, Christina (DEC)" w:date="2025-04-29T12:06:00Z">
              <w:r>
                <w:rPr>
                  <w:rFonts w:ascii="Garamond" w:eastAsia="MS Mincho" w:hAnsi="Garamond"/>
                  <w:sz w:val="22"/>
                  <w:szCs w:val="22"/>
                </w:rPr>
                <w:t>170516000153DE</w:t>
              </w:r>
            </w:ins>
          </w:p>
        </w:tc>
        <w:tc>
          <w:tcPr>
            <w:tcW w:w="2218" w:type="dxa"/>
          </w:tcPr>
          <w:p w14:paraId="6E6E82BC" w14:textId="77777777" w:rsidR="002746EF" w:rsidRPr="00F01A65" w:rsidRDefault="002746EF" w:rsidP="00DA3D34">
            <w:pPr>
              <w:pStyle w:val="PlainText"/>
              <w:jc w:val="center"/>
              <w:rPr>
                <w:ins w:id="540" w:author="Pacella, Christina (DEC)" w:date="2025-04-29T12:06:00Z"/>
                <w:rFonts w:ascii="Garamond" w:eastAsia="MS Mincho" w:hAnsi="Garamond"/>
                <w:sz w:val="22"/>
                <w:szCs w:val="22"/>
                <w:highlight w:val="yellow"/>
              </w:rPr>
            </w:pPr>
            <w:ins w:id="541" w:author="Pacella, Christina (DEC)" w:date="2025-04-29T12:06:00Z">
              <w:r>
                <w:rPr>
                  <w:rFonts w:ascii="Garamond" w:eastAsia="MS Mincho" w:hAnsi="Garamond"/>
                  <w:sz w:val="22"/>
                  <w:szCs w:val="22"/>
                </w:rPr>
                <w:t>09/22/2022</w:t>
              </w:r>
            </w:ins>
          </w:p>
        </w:tc>
        <w:tc>
          <w:tcPr>
            <w:tcW w:w="2776" w:type="dxa"/>
          </w:tcPr>
          <w:p w14:paraId="209A5DE2" w14:textId="1F1493C4" w:rsidR="002746EF" w:rsidRPr="00F01A65" w:rsidRDefault="002746EF" w:rsidP="00DA3D34">
            <w:pPr>
              <w:pStyle w:val="PlainText"/>
              <w:jc w:val="center"/>
              <w:rPr>
                <w:ins w:id="542" w:author="Pacella, Christina (DEC)" w:date="2025-04-29T12:06:00Z"/>
                <w:rFonts w:ascii="Garamond" w:eastAsia="MS Mincho" w:hAnsi="Garamond"/>
                <w:sz w:val="22"/>
                <w:szCs w:val="22"/>
                <w:highlight w:val="yellow"/>
              </w:rPr>
            </w:pPr>
            <w:ins w:id="543" w:author="Pacella, Christina (DEC)" w:date="2025-04-29T12:06:00Z">
              <w:r>
                <w:rPr>
                  <w:rFonts w:ascii="Garamond" w:eastAsia="MS Mincho" w:hAnsi="Garamond"/>
                  <w:sz w:val="22"/>
                  <w:szCs w:val="22"/>
                </w:rPr>
                <w:t xml:space="preserve">09/12/2023 – </w:t>
              </w:r>
            </w:ins>
            <w:r w:rsidR="007A08BF">
              <w:rPr>
                <w:rFonts w:ascii="Garamond" w:eastAsia="MS Mincho" w:hAnsi="Garamond"/>
                <w:sz w:val="22"/>
                <w:szCs w:val="22"/>
              </w:rPr>
              <w:t>09/03/2025</w:t>
            </w:r>
          </w:p>
        </w:tc>
      </w:tr>
      <w:tr w:rsidR="002746EF" w:rsidRPr="00F01A65" w14:paraId="445CB90F" w14:textId="77777777" w:rsidTr="00DA3D34">
        <w:trPr>
          <w:ins w:id="544" w:author="Pacella, Christina (DEC)" w:date="2025-04-29T12:06:00Z"/>
        </w:trPr>
        <w:tc>
          <w:tcPr>
            <w:tcW w:w="923" w:type="dxa"/>
          </w:tcPr>
          <w:p w14:paraId="5C99F5F2" w14:textId="7BFDBFAC" w:rsidR="002746EF" w:rsidRPr="00212D8E" w:rsidRDefault="00164914" w:rsidP="00DA3D34">
            <w:pPr>
              <w:pStyle w:val="PlainText"/>
              <w:jc w:val="center"/>
              <w:rPr>
                <w:ins w:id="545" w:author="Pacella, Christina (DEC)" w:date="2025-04-29T12:06:00Z"/>
                <w:rFonts w:ascii="Garamond" w:eastAsia="MS Mincho" w:hAnsi="Garamond"/>
                <w:sz w:val="22"/>
                <w:szCs w:val="22"/>
              </w:rPr>
            </w:pPr>
            <w:r>
              <w:rPr>
                <w:rFonts w:ascii="Garamond" w:eastAsia="MS Mincho" w:hAnsi="Garamond"/>
                <w:sz w:val="22"/>
                <w:szCs w:val="22"/>
              </w:rPr>
              <w:t>FS</w:t>
            </w:r>
          </w:p>
        </w:tc>
        <w:tc>
          <w:tcPr>
            <w:tcW w:w="2173" w:type="dxa"/>
          </w:tcPr>
          <w:p w14:paraId="197D34C9" w14:textId="3692E55D" w:rsidR="002746EF" w:rsidRPr="00212D8E" w:rsidRDefault="007A08BF" w:rsidP="00DA3D34">
            <w:pPr>
              <w:jc w:val="center"/>
              <w:rPr>
                <w:ins w:id="546" w:author="Pacella, Christina (DEC)" w:date="2025-04-29T12:06:00Z"/>
                <w:rFonts w:ascii="Garamond" w:hAnsi="Garamond"/>
                <w:color w:val="000000"/>
                <w:sz w:val="22"/>
                <w:szCs w:val="22"/>
              </w:rPr>
            </w:pPr>
            <w:r>
              <w:rPr>
                <w:rFonts w:ascii="Garamond" w:hAnsi="Garamond"/>
                <w:color w:val="000000"/>
                <w:sz w:val="22"/>
                <w:szCs w:val="22"/>
              </w:rPr>
              <w:t>164516000139CC</w:t>
            </w:r>
          </w:p>
        </w:tc>
        <w:tc>
          <w:tcPr>
            <w:tcW w:w="2218" w:type="dxa"/>
          </w:tcPr>
          <w:p w14:paraId="735EBDC3" w14:textId="7082E69F" w:rsidR="002746EF" w:rsidRPr="00212D8E" w:rsidRDefault="007A08BF" w:rsidP="00DA3D34">
            <w:pPr>
              <w:pStyle w:val="PlainText"/>
              <w:jc w:val="center"/>
              <w:rPr>
                <w:ins w:id="547" w:author="Pacella, Christina (DEC)" w:date="2025-04-29T12:06:00Z"/>
                <w:rFonts w:ascii="Garamond" w:eastAsia="MS Mincho" w:hAnsi="Garamond"/>
                <w:sz w:val="22"/>
                <w:szCs w:val="22"/>
              </w:rPr>
            </w:pPr>
            <w:r>
              <w:rPr>
                <w:rFonts w:ascii="Garamond" w:eastAsia="MS Mincho" w:hAnsi="Garamond"/>
                <w:sz w:val="22"/>
                <w:szCs w:val="22"/>
              </w:rPr>
              <w:t>12/17/2024</w:t>
            </w:r>
          </w:p>
        </w:tc>
        <w:tc>
          <w:tcPr>
            <w:tcW w:w="2776" w:type="dxa"/>
          </w:tcPr>
          <w:p w14:paraId="14A2CB44" w14:textId="2D221EE4" w:rsidR="002746EF" w:rsidRPr="00212D8E" w:rsidRDefault="007A08BF" w:rsidP="00DA3D34">
            <w:pPr>
              <w:pStyle w:val="PlainText"/>
              <w:jc w:val="center"/>
              <w:rPr>
                <w:ins w:id="548" w:author="Pacella, Christina (DEC)" w:date="2025-04-29T12:06:00Z"/>
                <w:rFonts w:ascii="Garamond" w:eastAsia="MS Mincho" w:hAnsi="Garamond"/>
                <w:sz w:val="22"/>
                <w:szCs w:val="22"/>
              </w:rPr>
            </w:pPr>
            <w:r>
              <w:rPr>
                <w:rFonts w:ascii="Garamond" w:eastAsia="MS Mincho" w:hAnsi="Garamond"/>
                <w:sz w:val="22"/>
                <w:szCs w:val="22"/>
              </w:rPr>
              <w:t>09/03/2025 - Current</w:t>
            </w:r>
          </w:p>
        </w:tc>
      </w:tr>
      <w:tr w:rsidR="002746EF" w:rsidRPr="00F01A65" w14:paraId="5ADD1F58" w14:textId="77777777" w:rsidTr="00DA3D34">
        <w:trPr>
          <w:ins w:id="549" w:author="Pacella, Christina (DEC)" w:date="2025-04-29T12:06:00Z"/>
        </w:trPr>
        <w:tc>
          <w:tcPr>
            <w:tcW w:w="923" w:type="dxa"/>
          </w:tcPr>
          <w:p w14:paraId="3434479F" w14:textId="77777777" w:rsidR="002746EF" w:rsidRPr="00212D8E" w:rsidRDefault="002746EF" w:rsidP="00DA3D34">
            <w:pPr>
              <w:pStyle w:val="PlainText"/>
              <w:jc w:val="center"/>
              <w:rPr>
                <w:ins w:id="550" w:author="Pacella, Christina (DEC)" w:date="2025-04-29T12:06:00Z"/>
                <w:rFonts w:ascii="Garamond" w:eastAsia="MS Mincho" w:hAnsi="Garamond"/>
                <w:sz w:val="22"/>
                <w:szCs w:val="22"/>
              </w:rPr>
            </w:pPr>
            <w:ins w:id="551" w:author="Pacella, Christina (DEC)" w:date="2025-04-29T12:06:00Z">
              <w:r>
                <w:rPr>
                  <w:rFonts w:ascii="Garamond" w:eastAsia="MS Mincho" w:hAnsi="Garamond"/>
                  <w:sz w:val="22"/>
                  <w:szCs w:val="22"/>
                </w:rPr>
                <w:t>NP</w:t>
              </w:r>
            </w:ins>
          </w:p>
        </w:tc>
        <w:tc>
          <w:tcPr>
            <w:tcW w:w="2173" w:type="dxa"/>
          </w:tcPr>
          <w:p w14:paraId="54AC6A10" w14:textId="77777777" w:rsidR="002746EF" w:rsidRPr="00212D8E" w:rsidRDefault="002746EF" w:rsidP="00DA3D34">
            <w:pPr>
              <w:jc w:val="center"/>
              <w:rPr>
                <w:ins w:id="552" w:author="Pacella, Christina (DEC)" w:date="2025-04-29T12:06:00Z"/>
                <w:rFonts w:ascii="Garamond" w:hAnsi="Garamond"/>
                <w:color w:val="000000"/>
                <w:sz w:val="22"/>
                <w:szCs w:val="22"/>
              </w:rPr>
            </w:pPr>
            <w:ins w:id="553" w:author="Pacella, Christina (DEC)" w:date="2025-04-29T12:06:00Z">
              <w:r>
                <w:rPr>
                  <w:rFonts w:ascii="Garamond" w:hAnsi="Garamond"/>
                  <w:color w:val="000000"/>
                  <w:sz w:val="22"/>
                  <w:szCs w:val="22"/>
                </w:rPr>
                <w:t>170516000140F8</w:t>
              </w:r>
            </w:ins>
          </w:p>
        </w:tc>
        <w:tc>
          <w:tcPr>
            <w:tcW w:w="2218" w:type="dxa"/>
          </w:tcPr>
          <w:p w14:paraId="756DD6B4" w14:textId="27EB79B1" w:rsidR="002746EF" w:rsidRPr="00212D8E" w:rsidRDefault="001D7545" w:rsidP="00DA3D34">
            <w:pPr>
              <w:pStyle w:val="PlainText"/>
              <w:jc w:val="center"/>
              <w:rPr>
                <w:ins w:id="554" w:author="Pacella, Christina (DEC)" w:date="2025-04-29T12:06:00Z"/>
                <w:rFonts w:ascii="Garamond" w:eastAsia="MS Mincho" w:hAnsi="Garamond"/>
                <w:sz w:val="22"/>
                <w:szCs w:val="22"/>
              </w:rPr>
            </w:pPr>
            <w:r>
              <w:rPr>
                <w:rFonts w:ascii="Garamond" w:eastAsia="MS Mincho" w:hAnsi="Garamond"/>
                <w:sz w:val="22"/>
                <w:szCs w:val="22"/>
              </w:rPr>
              <w:t>10</w:t>
            </w:r>
            <w:ins w:id="555" w:author="Pacella, Christina (DEC)" w:date="2025-04-29T12:06:00Z">
              <w:r w:rsidR="002746EF">
                <w:rPr>
                  <w:rFonts w:ascii="Garamond" w:eastAsia="MS Mincho" w:hAnsi="Garamond"/>
                  <w:sz w:val="22"/>
                  <w:szCs w:val="22"/>
                </w:rPr>
                <w:t>/</w:t>
              </w:r>
            </w:ins>
            <w:r>
              <w:rPr>
                <w:rFonts w:ascii="Garamond" w:eastAsia="MS Mincho" w:hAnsi="Garamond"/>
                <w:sz w:val="22"/>
                <w:szCs w:val="22"/>
              </w:rPr>
              <w:t>02</w:t>
            </w:r>
            <w:ins w:id="556" w:author="Pacella, Christina (DEC)" w:date="2025-04-29T12:06:00Z">
              <w:r w:rsidR="002746EF">
                <w:rPr>
                  <w:rFonts w:ascii="Garamond" w:eastAsia="MS Mincho" w:hAnsi="Garamond"/>
                  <w:sz w:val="22"/>
                  <w:szCs w:val="22"/>
                </w:rPr>
                <w:t>/202</w:t>
              </w:r>
            </w:ins>
            <w:r>
              <w:rPr>
                <w:rFonts w:ascii="Garamond" w:eastAsia="MS Mincho" w:hAnsi="Garamond"/>
                <w:sz w:val="22"/>
                <w:szCs w:val="22"/>
              </w:rPr>
              <w:t>3</w:t>
            </w:r>
          </w:p>
        </w:tc>
        <w:tc>
          <w:tcPr>
            <w:tcW w:w="2776" w:type="dxa"/>
          </w:tcPr>
          <w:p w14:paraId="11D2B101" w14:textId="77777777" w:rsidR="002746EF" w:rsidRPr="00212D8E" w:rsidRDefault="002746EF" w:rsidP="00DA3D34">
            <w:pPr>
              <w:pStyle w:val="PlainText"/>
              <w:jc w:val="center"/>
              <w:rPr>
                <w:ins w:id="557" w:author="Pacella, Christina (DEC)" w:date="2025-04-29T12:06:00Z"/>
                <w:rFonts w:ascii="Garamond" w:eastAsia="MS Mincho" w:hAnsi="Garamond"/>
                <w:sz w:val="22"/>
                <w:szCs w:val="22"/>
              </w:rPr>
            </w:pPr>
            <w:ins w:id="558" w:author="Pacella, Christina (DEC)" w:date="2025-04-29T12:06:00Z">
              <w:r>
                <w:rPr>
                  <w:rFonts w:ascii="Garamond" w:eastAsia="MS Mincho" w:hAnsi="Garamond"/>
                  <w:sz w:val="22"/>
                  <w:szCs w:val="22"/>
                </w:rPr>
                <w:t>07/26/2024 – Current</w:t>
              </w:r>
            </w:ins>
          </w:p>
        </w:tc>
      </w:tr>
    </w:tbl>
    <w:p w14:paraId="700864B5" w14:textId="77777777" w:rsidR="002746EF" w:rsidRDefault="002746EF" w:rsidP="002746EF">
      <w:pPr>
        <w:pStyle w:val="PlainText"/>
        <w:rPr>
          <w:ins w:id="559" w:author="Pacella, Christina (DEC)" w:date="2025-04-29T12:06:00Z"/>
          <w:rFonts w:ascii="Garamond" w:eastAsia="MS Mincho" w:hAnsi="Garamond"/>
          <w:sz w:val="22"/>
          <w:szCs w:val="22"/>
        </w:rPr>
      </w:pPr>
    </w:p>
    <w:p w14:paraId="0D0C699F" w14:textId="77777777" w:rsidR="002746EF" w:rsidRPr="006B300F" w:rsidRDefault="002746EF" w:rsidP="002746EF">
      <w:pPr>
        <w:pStyle w:val="PlainText"/>
        <w:ind w:left="360"/>
        <w:rPr>
          <w:ins w:id="560" w:author="Pacella, Christina (DEC)" w:date="2025-04-29T12:06:00Z"/>
          <w:rFonts w:ascii="Garamond" w:eastAsia="MS Mincho" w:hAnsi="Garamond"/>
          <w:sz w:val="22"/>
          <w:szCs w:val="22"/>
        </w:rPr>
      </w:pPr>
      <w:ins w:id="561" w:author="Pacella, Christina (DEC)" w:date="2025-04-29T12:06:00Z">
        <w:r w:rsidRPr="006B300F">
          <w:rPr>
            <w:rFonts w:ascii="Garamond" w:eastAsia="MS Mincho" w:hAnsi="Garamond"/>
            <w:sz w:val="22"/>
            <w:szCs w:val="22"/>
          </w:rPr>
          <w:t>Parameter: Barometric Pressure</w:t>
        </w:r>
      </w:ins>
    </w:p>
    <w:p w14:paraId="303CA199" w14:textId="77777777" w:rsidR="002746EF" w:rsidRDefault="002746EF" w:rsidP="002746EF">
      <w:pPr>
        <w:pStyle w:val="PlainText"/>
        <w:ind w:left="360"/>
        <w:rPr>
          <w:ins w:id="562" w:author="Pacella, Christina (DEC)" w:date="2025-04-29T12:06:00Z"/>
          <w:rFonts w:ascii="Garamond" w:eastAsia="MS Mincho" w:hAnsi="Garamond"/>
          <w:sz w:val="22"/>
          <w:szCs w:val="22"/>
        </w:rPr>
      </w:pPr>
      <w:ins w:id="563" w:author="Pacella, Christina (DEC)" w:date="2025-04-29T12:06:00Z">
        <w:r w:rsidRPr="006B300F">
          <w:rPr>
            <w:rFonts w:ascii="Garamond" w:eastAsia="MS Mincho" w:hAnsi="Garamond"/>
            <w:sz w:val="22"/>
            <w:szCs w:val="22"/>
          </w:rPr>
          <w:t>Units: millibars (mb)</w:t>
        </w:r>
      </w:ins>
    </w:p>
    <w:p w14:paraId="21104433" w14:textId="0200E645" w:rsidR="002746EF" w:rsidRPr="0080029D" w:rsidRDefault="002746EF" w:rsidP="002746EF">
      <w:pPr>
        <w:pStyle w:val="PlainText"/>
        <w:ind w:left="360"/>
        <w:rPr>
          <w:ins w:id="564" w:author="Pacella, Christina (DEC)" w:date="2025-04-29T12:06:00Z"/>
          <w:rFonts w:ascii="Garamond" w:eastAsia="MS Mincho" w:hAnsi="Garamond"/>
          <w:b/>
          <w:bCs/>
          <w:sz w:val="22"/>
          <w:szCs w:val="22"/>
        </w:rPr>
      </w:pPr>
      <w:ins w:id="565" w:author="Pacella, Christina (DEC)" w:date="2025-04-29T12:06:00Z">
        <w:r>
          <w:rPr>
            <w:rFonts w:ascii="Garamond" w:eastAsia="MS Mincho" w:hAnsi="Garamond"/>
            <w:b/>
            <w:bCs/>
            <w:sz w:val="22"/>
            <w:szCs w:val="22"/>
          </w:rPr>
          <w:t>In use at FS</w:t>
        </w:r>
      </w:ins>
      <w:r w:rsidR="00164914">
        <w:rPr>
          <w:rFonts w:ascii="Garamond" w:eastAsia="MS Mincho" w:hAnsi="Garamond"/>
          <w:b/>
          <w:bCs/>
          <w:sz w:val="22"/>
          <w:szCs w:val="22"/>
        </w:rPr>
        <w:t xml:space="preserve"> until 09/03/2025</w:t>
      </w:r>
      <w:ins w:id="566" w:author="Pacella, Christina (DEC)" w:date="2025-04-29T12:06:00Z">
        <w:r>
          <w:rPr>
            <w:rFonts w:ascii="Garamond" w:eastAsia="MS Mincho" w:hAnsi="Garamond"/>
            <w:b/>
            <w:bCs/>
            <w:sz w:val="22"/>
            <w:szCs w:val="22"/>
          </w:rPr>
          <w:t>:</w:t>
        </w:r>
      </w:ins>
    </w:p>
    <w:p w14:paraId="0815154C" w14:textId="77777777" w:rsidR="002746EF" w:rsidRPr="006B300F" w:rsidRDefault="002746EF" w:rsidP="002746EF">
      <w:pPr>
        <w:pStyle w:val="PlainText"/>
        <w:ind w:left="360"/>
        <w:rPr>
          <w:ins w:id="567" w:author="Pacella, Christina (DEC)" w:date="2025-04-29T12:06:00Z"/>
          <w:rFonts w:ascii="Garamond" w:eastAsia="MS Mincho" w:hAnsi="Garamond"/>
          <w:sz w:val="22"/>
          <w:szCs w:val="22"/>
        </w:rPr>
      </w:pPr>
      <w:ins w:id="568" w:author="Pacella, Christina (DEC)" w:date="2025-04-29T12:06:00Z">
        <w:r w:rsidRPr="006B300F">
          <w:rPr>
            <w:rFonts w:ascii="Garamond" w:eastAsia="MS Mincho" w:hAnsi="Garamond"/>
            <w:sz w:val="22"/>
            <w:szCs w:val="22"/>
          </w:rPr>
          <w:t>Sensor type: Vaisala Barocap © silicon capacitive pressure sensor</w:t>
        </w:r>
      </w:ins>
    </w:p>
    <w:p w14:paraId="2BDEC400" w14:textId="77777777" w:rsidR="002746EF" w:rsidRPr="006B300F" w:rsidRDefault="002746EF" w:rsidP="002746EF">
      <w:pPr>
        <w:pStyle w:val="PlainText"/>
        <w:ind w:left="360"/>
        <w:rPr>
          <w:ins w:id="569" w:author="Pacella, Christina (DEC)" w:date="2025-04-29T12:06:00Z"/>
          <w:rFonts w:ascii="Garamond" w:eastAsia="MS Mincho" w:hAnsi="Garamond"/>
          <w:sz w:val="22"/>
          <w:szCs w:val="22"/>
        </w:rPr>
      </w:pPr>
      <w:ins w:id="570" w:author="Pacella, Christina (DEC)" w:date="2025-04-29T12:06:00Z">
        <w:r w:rsidRPr="006B300F">
          <w:rPr>
            <w:rFonts w:ascii="Garamond" w:eastAsia="MS Mincho" w:hAnsi="Garamond"/>
            <w:sz w:val="22"/>
            <w:szCs w:val="22"/>
          </w:rPr>
          <w:t>Model #: CS-10</w:t>
        </w:r>
        <w:r>
          <w:rPr>
            <w:rFonts w:ascii="Garamond" w:eastAsia="MS Mincho" w:hAnsi="Garamond"/>
            <w:sz w:val="22"/>
            <w:szCs w:val="22"/>
          </w:rPr>
          <w:t>6</w:t>
        </w:r>
        <w:r w:rsidRPr="006B300F">
          <w:rPr>
            <w:rFonts w:ascii="Garamond" w:eastAsia="MS Mincho" w:hAnsi="Garamond"/>
            <w:sz w:val="22"/>
            <w:szCs w:val="22"/>
          </w:rPr>
          <w:t xml:space="preserve"> </w:t>
        </w:r>
        <w:r>
          <w:rPr>
            <w:rFonts w:ascii="Garamond" w:eastAsia="MS Mincho" w:hAnsi="Garamond"/>
            <w:sz w:val="22"/>
            <w:szCs w:val="22"/>
          </w:rPr>
          <w:t>(PTB110)</w:t>
        </w:r>
      </w:ins>
    </w:p>
    <w:p w14:paraId="1C12011B" w14:textId="77777777" w:rsidR="002746EF" w:rsidRPr="006B300F" w:rsidRDefault="002746EF" w:rsidP="002746EF">
      <w:pPr>
        <w:pStyle w:val="PlainText"/>
        <w:ind w:left="360"/>
        <w:rPr>
          <w:ins w:id="571" w:author="Pacella, Christina (DEC)" w:date="2025-04-29T12:06:00Z"/>
          <w:rFonts w:ascii="Garamond" w:eastAsia="MS Mincho" w:hAnsi="Garamond"/>
          <w:sz w:val="22"/>
          <w:szCs w:val="22"/>
        </w:rPr>
      </w:pPr>
      <w:ins w:id="572" w:author="Pacella, Christina (DEC)" w:date="2025-04-29T12:06:00Z">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mb; Temperature:  -40°C to +60°C;</w:t>
        </w:r>
      </w:ins>
    </w:p>
    <w:p w14:paraId="79C118C2" w14:textId="77777777" w:rsidR="002746EF" w:rsidRPr="006B300F" w:rsidRDefault="002746EF" w:rsidP="002746EF">
      <w:pPr>
        <w:pStyle w:val="PlainText"/>
        <w:ind w:left="360"/>
        <w:rPr>
          <w:ins w:id="573" w:author="Pacella, Christina (DEC)" w:date="2025-04-29T12:06:00Z"/>
          <w:rFonts w:ascii="Garamond" w:eastAsia="MS Mincho" w:hAnsi="Garamond"/>
          <w:sz w:val="22"/>
          <w:szCs w:val="22"/>
        </w:rPr>
      </w:pPr>
      <w:ins w:id="574" w:author="Pacella, Christina (DEC)" w:date="2025-04-29T12:06:00Z">
        <w:r w:rsidRPr="006B300F">
          <w:rPr>
            <w:rFonts w:ascii="Garamond" w:eastAsia="MS Mincho" w:hAnsi="Garamond"/>
            <w:sz w:val="22"/>
            <w:szCs w:val="22"/>
          </w:rPr>
          <w:t>Humidity:  non-condensing</w:t>
        </w:r>
      </w:ins>
    </w:p>
    <w:p w14:paraId="7FDFD444" w14:textId="77777777" w:rsidR="002746EF" w:rsidRPr="006B300F" w:rsidRDefault="002746EF" w:rsidP="002746EF">
      <w:pPr>
        <w:pStyle w:val="PlainText"/>
        <w:ind w:left="360"/>
        <w:rPr>
          <w:ins w:id="575" w:author="Pacella, Christina (DEC)" w:date="2025-04-29T12:06:00Z"/>
          <w:rFonts w:ascii="Garamond" w:eastAsia="MS Mincho" w:hAnsi="Garamond"/>
          <w:sz w:val="22"/>
          <w:szCs w:val="22"/>
        </w:rPr>
      </w:pPr>
      <w:ins w:id="576" w:author="Pacella, Christina (DEC)" w:date="2025-04-29T12:06:00Z">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ins>
    </w:p>
    <w:p w14:paraId="48DF3667" w14:textId="77777777" w:rsidR="002746EF" w:rsidRDefault="002746EF" w:rsidP="002746EF">
      <w:pPr>
        <w:pStyle w:val="PlainText"/>
        <w:ind w:left="360"/>
        <w:rPr>
          <w:rFonts w:ascii="Garamond" w:eastAsia="MS Mincho" w:hAnsi="Garamond"/>
          <w:sz w:val="22"/>
          <w:szCs w:val="22"/>
        </w:rPr>
      </w:pPr>
      <w:ins w:id="577" w:author="Pacella, Christina (DEC)" w:date="2025-04-29T12:06:00Z">
        <w:r w:rsidRPr="006B300F">
          <w:rPr>
            <w:rFonts w:ascii="Garamond" w:eastAsia="MS Mincho" w:hAnsi="Garamond"/>
            <w:sz w:val="22"/>
            <w:szCs w:val="22"/>
          </w:rPr>
          <w:lastRenderedPageBreak/>
          <w:t>Stability: ± 0.1 mb per year</w:t>
        </w:r>
      </w:ins>
    </w:p>
    <w:p w14:paraId="7DE5120A" w14:textId="77777777" w:rsidR="00437AAC" w:rsidRDefault="00437AAC" w:rsidP="002746EF">
      <w:pPr>
        <w:pStyle w:val="PlainText"/>
        <w:ind w:left="360"/>
        <w:rPr>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437AAC" w:rsidRPr="00D80725" w14:paraId="6DD7E758" w14:textId="77777777" w:rsidTr="00A87F07">
        <w:tc>
          <w:tcPr>
            <w:tcW w:w="928" w:type="dxa"/>
          </w:tcPr>
          <w:p w14:paraId="5E6BB3D2" w14:textId="77777777" w:rsidR="00437AAC" w:rsidRPr="00D80725" w:rsidRDefault="00437AAC" w:rsidP="00A87F07">
            <w:pPr>
              <w:pStyle w:val="PlainText"/>
              <w:jc w:val="center"/>
              <w:rPr>
                <w:rFonts w:ascii="Garamond" w:eastAsia="MS Mincho" w:hAnsi="Garamond"/>
                <w:b/>
                <w:sz w:val="22"/>
                <w:szCs w:val="22"/>
                <w:u w:val="single"/>
              </w:rPr>
            </w:pPr>
            <w:ins w:id="578" w:author="Pacella, Christina (DEC)" w:date="2025-04-29T12:06:00Z">
              <w:r w:rsidRPr="00D80725">
                <w:rPr>
                  <w:rFonts w:ascii="Garamond" w:eastAsia="MS Mincho" w:hAnsi="Garamond"/>
                  <w:b/>
                  <w:sz w:val="22"/>
                  <w:szCs w:val="22"/>
                  <w:u w:val="single"/>
                </w:rPr>
                <w:t>Station</w:t>
              </w:r>
            </w:ins>
          </w:p>
        </w:tc>
        <w:tc>
          <w:tcPr>
            <w:tcW w:w="1883" w:type="dxa"/>
          </w:tcPr>
          <w:p w14:paraId="64DE614B" w14:textId="77777777" w:rsidR="00437AAC" w:rsidRPr="00D80725" w:rsidRDefault="00437AAC" w:rsidP="00A87F07">
            <w:pPr>
              <w:pStyle w:val="PlainText"/>
              <w:jc w:val="center"/>
              <w:rPr>
                <w:rFonts w:ascii="Garamond" w:eastAsia="MS Mincho" w:hAnsi="Garamond"/>
                <w:b/>
                <w:sz w:val="22"/>
                <w:szCs w:val="22"/>
                <w:u w:val="single"/>
              </w:rPr>
            </w:pPr>
            <w:ins w:id="579" w:author="Pacella, Christina (DEC)" w:date="2025-04-29T12:06:00Z">
              <w:r w:rsidRPr="00D80725">
                <w:rPr>
                  <w:rFonts w:ascii="Garamond" w:eastAsia="MS Mincho" w:hAnsi="Garamond"/>
                  <w:b/>
                  <w:sz w:val="22"/>
                  <w:szCs w:val="22"/>
                  <w:u w:val="single"/>
                </w:rPr>
                <w:t>Serial Number</w:t>
              </w:r>
            </w:ins>
          </w:p>
        </w:tc>
        <w:tc>
          <w:tcPr>
            <w:tcW w:w="2383" w:type="dxa"/>
          </w:tcPr>
          <w:p w14:paraId="42476A90" w14:textId="77777777" w:rsidR="00437AAC" w:rsidRPr="00D80725" w:rsidRDefault="00437AAC" w:rsidP="00A87F07">
            <w:pPr>
              <w:pStyle w:val="PlainText"/>
              <w:jc w:val="center"/>
              <w:rPr>
                <w:rFonts w:ascii="Garamond" w:eastAsia="MS Mincho" w:hAnsi="Garamond"/>
                <w:b/>
                <w:sz w:val="22"/>
                <w:szCs w:val="22"/>
                <w:u w:val="single"/>
              </w:rPr>
            </w:pPr>
            <w:ins w:id="580" w:author="Pacella, Christina (DEC)" w:date="2025-04-29T12:06:00Z">
              <w:r w:rsidRPr="00D80725">
                <w:rPr>
                  <w:rFonts w:ascii="Garamond" w:eastAsia="MS Mincho" w:hAnsi="Garamond"/>
                  <w:b/>
                  <w:sz w:val="22"/>
                  <w:szCs w:val="22"/>
                  <w:u w:val="single"/>
                </w:rPr>
                <w:t>Date of Cal</w:t>
              </w:r>
            </w:ins>
          </w:p>
        </w:tc>
        <w:tc>
          <w:tcPr>
            <w:tcW w:w="2896" w:type="dxa"/>
          </w:tcPr>
          <w:p w14:paraId="48CFFADE" w14:textId="77777777" w:rsidR="00437AAC" w:rsidRPr="00D80725" w:rsidRDefault="00437AAC" w:rsidP="00A87F07">
            <w:pPr>
              <w:pStyle w:val="PlainText"/>
              <w:jc w:val="center"/>
              <w:rPr>
                <w:rFonts w:ascii="Garamond" w:eastAsia="MS Mincho" w:hAnsi="Garamond"/>
                <w:b/>
                <w:sz w:val="22"/>
                <w:szCs w:val="22"/>
                <w:u w:val="single"/>
              </w:rPr>
            </w:pPr>
            <w:ins w:id="581" w:author="Pacella, Christina (DEC)" w:date="2025-04-29T12:06:00Z">
              <w:r w:rsidRPr="00D80725">
                <w:rPr>
                  <w:rFonts w:ascii="Garamond" w:eastAsia="MS Mincho" w:hAnsi="Garamond"/>
                  <w:b/>
                  <w:sz w:val="22"/>
                  <w:szCs w:val="22"/>
                  <w:u w:val="single"/>
                </w:rPr>
                <w:t>Dates of Sensor Use</w:t>
              </w:r>
            </w:ins>
          </w:p>
        </w:tc>
      </w:tr>
      <w:tr w:rsidR="00437AAC" w:rsidRPr="00D80725" w14:paraId="541B8224" w14:textId="77777777" w:rsidTr="00A87F07">
        <w:tc>
          <w:tcPr>
            <w:tcW w:w="928" w:type="dxa"/>
          </w:tcPr>
          <w:p w14:paraId="0ED30CDD" w14:textId="77777777" w:rsidR="00437AAC" w:rsidRPr="00D80725" w:rsidRDefault="00437AAC" w:rsidP="00A87F07">
            <w:pPr>
              <w:pStyle w:val="PlainText"/>
              <w:jc w:val="center"/>
              <w:rPr>
                <w:rFonts w:ascii="Garamond" w:eastAsia="MS Mincho" w:hAnsi="Garamond"/>
                <w:sz w:val="22"/>
                <w:szCs w:val="22"/>
              </w:rPr>
            </w:pPr>
            <w:ins w:id="582" w:author="Pacella, Christina (DEC)" w:date="2025-04-29T12:06:00Z">
              <w:r>
                <w:rPr>
                  <w:rFonts w:ascii="Garamond" w:eastAsia="MS Mincho" w:hAnsi="Garamond"/>
                  <w:sz w:val="22"/>
                  <w:szCs w:val="22"/>
                </w:rPr>
                <w:t>FS</w:t>
              </w:r>
            </w:ins>
          </w:p>
        </w:tc>
        <w:tc>
          <w:tcPr>
            <w:tcW w:w="1883" w:type="dxa"/>
            <w:vAlign w:val="bottom"/>
          </w:tcPr>
          <w:p w14:paraId="51A1315B" w14:textId="77777777" w:rsidR="00437AAC" w:rsidRPr="00D80725" w:rsidRDefault="00437AAC" w:rsidP="00A87F07">
            <w:pPr>
              <w:jc w:val="center"/>
              <w:rPr>
                <w:rFonts w:ascii="Garamond" w:hAnsi="Garamond"/>
                <w:color w:val="000000"/>
                <w:sz w:val="22"/>
                <w:szCs w:val="22"/>
              </w:rPr>
            </w:pPr>
            <w:ins w:id="583" w:author="Pacella, Christina (DEC)" w:date="2025-04-29T12:06:00Z">
              <w:r>
                <w:rPr>
                  <w:rFonts w:ascii="Garamond" w:hAnsi="Garamond"/>
                  <w:color w:val="000000"/>
                  <w:sz w:val="22"/>
                  <w:szCs w:val="22"/>
                </w:rPr>
                <w:t>N1230355</w:t>
              </w:r>
            </w:ins>
          </w:p>
        </w:tc>
        <w:tc>
          <w:tcPr>
            <w:tcW w:w="2383" w:type="dxa"/>
          </w:tcPr>
          <w:p w14:paraId="2FEF5D4E" w14:textId="77777777" w:rsidR="00437AAC" w:rsidRPr="00D80725" w:rsidRDefault="00437AAC" w:rsidP="00A87F07">
            <w:pPr>
              <w:jc w:val="center"/>
              <w:rPr>
                <w:rFonts w:ascii="Garamond" w:hAnsi="Garamond"/>
                <w:color w:val="000000"/>
                <w:sz w:val="22"/>
                <w:szCs w:val="22"/>
              </w:rPr>
            </w:pPr>
            <w:ins w:id="584" w:author="Pacella, Christina (DEC)" w:date="2025-04-29T12:06:00Z">
              <w:r>
                <w:rPr>
                  <w:rFonts w:ascii="Garamond" w:hAnsi="Garamond"/>
                  <w:color w:val="000000"/>
                  <w:sz w:val="22"/>
                  <w:szCs w:val="22"/>
                </w:rPr>
                <w:t>09/26/2022</w:t>
              </w:r>
            </w:ins>
          </w:p>
        </w:tc>
        <w:tc>
          <w:tcPr>
            <w:tcW w:w="2896" w:type="dxa"/>
            <w:vAlign w:val="bottom"/>
          </w:tcPr>
          <w:p w14:paraId="0CDB4CBC" w14:textId="77777777" w:rsidR="00437AAC" w:rsidRPr="00D80725" w:rsidRDefault="00437AAC" w:rsidP="00A87F07">
            <w:pPr>
              <w:jc w:val="center"/>
              <w:rPr>
                <w:rFonts w:ascii="Garamond" w:hAnsi="Garamond"/>
                <w:color w:val="000000"/>
                <w:sz w:val="22"/>
                <w:szCs w:val="22"/>
              </w:rPr>
            </w:pPr>
            <w:ins w:id="585" w:author="Pacella, Christina (DEC)" w:date="2025-04-29T12:06:00Z">
              <w:r>
                <w:rPr>
                  <w:rFonts w:ascii="Garamond" w:hAnsi="Garamond"/>
                  <w:color w:val="000000"/>
                  <w:sz w:val="22"/>
                  <w:szCs w:val="22"/>
                </w:rPr>
                <w:t xml:space="preserve">09/12/2023 </w:t>
              </w:r>
            </w:ins>
            <w:r>
              <w:rPr>
                <w:rFonts w:ascii="Garamond" w:hAnsi="Garamond"/>
                <w:color w:val="000000"/>
                <w:sz w:val="22"/>
                <w:szCs w:val="22"/>
              </w:rPr>
              <w:t>–</w:t>
            </w:r>
            <w:ins w:id="586" w:author="Pacella, Christina (DEC)" w:date="2025-04-29T12:06:00Z">
              <w:r>
                <w:rPr>
                  <w:rFonts w:ascii="Garamond" w:hAnsi="Garamond"/>
                  <w:color w:val="000000"/>
                  <w:sz w:val="22"/>
                  <w:szCs w:val="22"/>
                </w:rPr>
                <w:t xml:space="preserve"> </w:t>
              </w:r>
            </w:ins>
            <w:r>
              <w:rPr>
                <w:rFonts w:ascii="Garamond" w:hAnsi="Garamond"/>
                <w:color w:val="000000"/>
                <w:sz w:val="22"/>
                <w:szCs w:val="22"/>
              </w:rPr>
              <w:t>09/03/2025</w:t>
            </w:r>
          </w:p>
        </w:tc>
      </w:tr>
    </w:tbl>
    <w:p w14:paraId="3636F771" w14:textId="77777777" w:rsidR="002746EF" w:rsidRDefault="002746EF" w:rsidP="002746EF">
      <w:pPr>
        <w:pStyle w:val="PlainText"/>
        <w:ind w:left="360"/>
        <w:rPr>
          <w:ins w:id="587" w:author="Pacella, Christina (DEC)" w:date="2025-04-29T12:06:00Z"/>
          <w:rFonts w:ascii="Garamond" w:eastAsia="MS Mincho" w:hAnsi="Garamond"/>
          <w:sz w:val="22"/>
          <w:szCs w:val="22"/>
        </w:rPr>
      </w:pPr>
    </w:p>
    <w:p w14:paraId="75BF84B6" w14:textId="3363FA52" w:rsidR="002746EF" w:rsidRPr="00B73FC5" w:rsidRDefault="002746EF" w:rsidP="002746EF">
      <w:pPr>
        <w:pStyle w:val="PlainText"/>
        <w:ind w:left="360"/>
        <w:rPr>
          <w:ins w:id="588" w:author="Pacella, Christina (DEC)" w:date="2025-04-29T12:06:00Z"/>
          <w:rFonts w:ascii="Garamond" w:eastAsia="MS Mincho" w:hAnsi="Garamond"/>
          <w:b/>
          <w:bCs/>
          <w:sz w:val="22"/>
          <w:szCs w:val="22"/>
        </w:rPr>
      </w:pPr>
      <w:ins w:id="589" w:author="Pacella, Christina (DEC)" w:date="2025-04-29T12:06:00Z">
        <w:r w:rsidRPr="00B73FC5">
          <w:rPr>
            <w:rFonts w:ascii="Garamond" w:eastAsia="MS Mincho" w:hAnsi="Garamond"/>
            <w:b/>
            <w:bCs/>
            <w:sz w:val="22"/>
            <w:szCs w:val="22"/>
          </w:rPr>
          <w:t>In use at NP</w:t>
        </w:r>
      </w:ins>
      <w:r w:rsidR="00164914">
        <w:rPr>
          <w:rFonts w:ascii="Garamond" w:eastAsia="MS Mincho" w:hAnsi="Garamond"/>
          <w:b/>
          <w:bCs/>
          <w:sz w:val="22"/>
          <w:szCs w:val="22"/>
        </w:rPr>
        <w:t xml:space="preserve"> and FS</w:t>
      </w:r>
      <w:ins w:id="590" w:author="Pacella, Christina (DEC)" w:date="2025-04-29T12:06:00Z">
        <w:r w:rsidRPr="00B73FC5">
          <w:rPr>
            <w:rFonts w:ascii="Garamond" w:eastAsia="MS Mincho" w:hAnsi="Garamond"/>
            <w:b/>
            <w:bCs/>
            <w:sz w:val="22"/>
            <w:szCs w:val="22"/>
          </w:rPr>
          <w:t>:</w:t>
        </w:r>
      </w:ins>
    </w:p>
    <w:p w14:paraId="4F533214" w14:textId="77777777" w:rsidR="002746EF" w:rsidRPr="006B300F" w:rsidRDefault="002746EF" w:rsidP="002746EF">
      <w:pPr>
        <w:pStyle w:val="PlainText"/>
        <w:ind w:left="360"/>
        <w:rPr>
          <w:ins w:id="591" w:author="Pacella, Christina (DEC)" w:date="2025-04-29T12:06:00Z"/>
          <w:rFonts w:ascii="Garamond" w:eastAsia="MS Mincho" w:hAnsi="Garamond"/>
          <w:sz w:val="22"/>
          <w:szCs w:val="22"/>
        </w:rPr>
      </w:pPr>
      <w:ins w:id="592" w:author="Pacella, Christina (DEC)" w:date="2025-04-29T12:06:00Z">
        <w:r w:rsidRPr="006B300F">
          <w:rPr>
            <w:rFonts w:ascii="Garamond" w:eastAsia="MS Mincho" w:hAnsi="Garamond"/>
            <w:sz w:val="22"/>
            <w:szCs w:val="22"/>
          </w:rPr>
          <w:t xml:space="preserve">Sensor type: </w:t>
        </w:r>
        <w:r>
          <w:rPr>
            <w:rFonts w:ascii="Garamond" w:eastAsia="MS Mincho" w:hAnsi="Garamond"/>
            <w:sz w:val="22"/>
            <w:szCs w:val="22"/>
          </w:rPr>
          <w:t>BaroVue 10</w:t>
        </w:r>
      </w:ins>
    </w:p>
    <w:p w14:paraId="45B4FBC3" w14:textId="59E49288" w:rsidR="002746EF" w:rsidRPr="006B300F" w:rsidRDefault="002746EF" w:rsidP="002746EF">
      <w:pPr>
        <w:pStyle w:val="PlainText"/>
        <w:ind w:left="360"/>
        <w:rPr>
          <w:ins w:id="593" w:author="Pacella, Christina (DEC)" w:date="2025-04-29T12:06:00Z"/>
          <w:rFonts w:ascii="Garamond" w:eastAsia="MS Mincho" w:hAnsi="Garamond"/>
          <w:sz w:val="22"/>
          <w:szCs w:val="22"/>
        </w:rPr>
      </w:pPr>
      <w:ins w:id="594" w:author="Pacella, Christina (DEC)" w:date="2025-04-29T12:06:00Z">
        <w:r w:rsidRPr="00DC4D1B">
          <w:rPr>
            <w:rFonts w:ascii="Garamond" w:eastAsia="MS Mincho" w:hAnsi="Garamond"/>
            <w:sz w:val="22"/>
            <w:szCs w:val="22"/>
            <w:highlight w:val="yellow"/>
          </w:rPr>
          <w:t>Model #:</w:t>
        </w:r>
        <w:r w:rsidRPr="006B300F">
          <w:rPr>
            <w:rFonts w:ascii="Garamond" w:eastAsia="MS Mincho" w:hAnsi="Garamond"/>
            <w:sz w:val="22"/>
            <w:szCs w:val="22"/>
          </w:rPr>
          <w:t xml:space="preserve"> </w:t>
        </w:r>
      </w:ins>
      <w:r w:rsidR="002D56C8">
        <w:rPr>
          <w:rFonts w:ascii="Garamond" w:eastAsia="MS Mincho" w:hAnsi="Garamond"/>
          <w:sz w:val="22"/>
          <w:szCs w:val="22"/>
        </w:rPr>
        <w:t>BVC10</w:t>
      </w:r>
    </w:p>
    <w:p w14:paraId="4B2B4127" w14:textId="77777777" w:rsidR="002746EF" w:rsidRPr="006B300F" w:rsidRDefault="002746EF" w:rsidP="002746EF">
      <w:pPr>
        <w:pStyle w:val="PlainText"/>
        <w:ind w:left="360"/>
        <w:rPr>
          <w:ins w:id="595" w:author="Pacella, Christina (DEC)" w:date="2025-04-29T12:06:00Z"/>
          <w:rFonts w:ascii="Garamond" w:eastAsia="MS Mincho" w:hAnsi="Garamond"/>
          <w:sz w:val="22"/>
          <w:szCs w:val="22"/>
        </w:rPr>
      </w:pPr>
      <w:ins w:id="596" w:author="Pacella, Christina (DEC)" w:date="2025-04-29T12:06:00Z">
        <w:r w:rsidRPr="006B300F">
          <w:rPr>
            <w:rFonts w:ascii="Garamond" w:eastAsia="MS Mincho" w:hAnsi="Garamond"/>
            <w:sz w:val="22"/>
            <w:szCs w:val="22"/>
          </w:rPr>
          <w:t>Operating Range:</w:t>
        </w:r>
        <w:r w:rsidRPr="006B300F">
          <w:rPr>
            <w:rFonts w:ascii="Garamond" w:eastAsia="MS Mincho" w:hAnsi="Garamond"/>
            <w:sz w:val="22"/>
            <w:szCs w:val="22"/>
          </w:rPr>
          <w:tab/>
          <w:t xml:space="preserve"> Pressure: </w:t>
        </w:r>
        <w:r>
          <w:rPr>
            <w:rFonts w:ascii="Garamond" w:eastAsia="MS Mincho" w:hAnsi="Garamond"/>
            <w:sz w:val="22"/>
            <w:szCs w:val="22"/>
          </w:rPr>
          <w:t>5</w:t>
        </w:r>
        <w:r w:rsidRPr="006B300F">
          <w:rPr>
            <w:rFonts w:ascii="Garamond" w:eastAsia="MS Mincho" w:hAnsi="Garamond"/>
            <w:sz w:val="22"/>
            <w:szCs w:val="22"/>
          </w:rPr>
          <w:t xml:space="preserve">00 to </w:t>
        </w:r>
        <w:r>
          <w:rPr>
            <w:rFonts w:ascii="Garamond" w:eastAsia="MS Mincho" w:hAnsi="Garamond"/>
            <w:sz w:val="22"/>
            <w:szCs w:val="22"/>
          </w:rPr>
          <w:t>1100</w:t>
        </w:r>
        <w:r w:rsidRPr="006B300F">
          <w:rPr>
            <w:rFonts w:ascii="Garamond" w:eastAsia="MS Mincho" w:hAnsi="Garamond"/>
            <w:sz w:val="22"/>
            <w:szCs w:val="22"/>
          </w:rPr>
          <w:t xml:space="preserve"> </w:t>
        </w:r>
        <w:r>
          <w:rPr>
            <w:rFonts w:ascii="Garamond" w:eastAsia="MS Mincho" w:hAnsi="Garamond"/>
            <w:sz w:val="22"/>
            <w:szCs w:val="22"/>
          </w:rPr>
          <w:t>mb</w:t>
        </w:r>
        <w:r w:rsidRPr="006B300F">
          <w:rPr>
            <w:rFonts w:ascii="Garamond" w:eastAsia="MS Mincho" w:hAnsi="Garamond"/>
            <w:sz w:val="22"/>
            <w:szCs w:val="22"/>
          </w:rPr>
          <w:t>; Temperature:  -40°C to +60°C;</w:t>
        </w:r>
      </w:ins>
    </w:p>
    <w:p w14:paraId="556F62C9" w14:textId="77777777" w:rsidR="002746EF" w:rsidRPr="006B300F" w:rsidRDefault="002746EF" w:rsidP="002746EF">
      <w:pPr>
        <w:pStyle w:val="PlainText"/>
        <w:ind w:left="360"/>
        <w:rPr>
          <w:ins w:id="597" w:author="Pacella, Christina (DEC)" w:date="2025-04-29T12:06:00Z"/>
          <w:rFonts w:ascii="Garamond" w:eastAsia="MS Mincho" w:hAnsi="Garamond"/>
          <w:sz w:val="22"/>
          <w:szCs w:val="22"/>
        </w:rPr>
      </w:pPr>
      <w:ins w:id="598" w:author="Pacella, Christina (DEC)" w:date="2025-04-29T12:06:00Z">
        <w:r w:rsidRPr="006B300F">
          <w:rPr>
            <w:rFonts w:ascii="Garamond" w:eastAsia="MS Mincho" w:hAnsi="Garamond"/>
            <w:sz w:val="22"/>
            <w:szCs w:val="22"/>
          </w:rPr>
          <w:t xml:space="preserve">Humidity:  </w:t>
        </w:r>
        <w:r w:rsidRPr="003B0316">
          <w:rPr>
            <w:rFonts w:ascii="Garamond" w:eastAsia="MS Mincho" w:hAnsi="Garamond"/>
            <w:sz w:val="22"/>
            <w:szCs w:val="22"/>
          </w:rPr>
          <w:t>non-condensing</w:t>
        </w:r>
      </w:ins>
    </w:p>
    <w:p w14:paraId="2D2DAF42" w14:textId="77777777" w:rsidR="002746EF" w:rsidRPr="006B300F" w:rsidRDefault="002746EF" w:rsidP="002746EF">
      <w:pPr>
        <w:pStyle w:val="PlainText"/>
        <w:ind w:left="360"/>
        <w:rPr>
          <w:ins w:id="599" w:author="Pacella, Christina (DEC)" w:date="2025-04-29T12:06:00Z"/>
          <w:rFonts w:ascii="Garamond" w:eastAsia="MS Mincho" w:hAnsi="Garamond"/>
          <w:sz w:val="22"/>
          <w:szCs w:val="22"/>
        </w:rPr>
      </w:pPr>
      <w:ins w:id="600" w:author="Pacella, Christina (DEC)" w:date="2025-04-29T12:06:00Z">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0.5 </w:t>
        </w:r>
        <w:r w:rsidRPr="00C918DA">
          <w:rPr>
            <w:rFonts w:ascii="Garamond" w:eastAsia="MS Mincho" w:hAnsi="Garamond"/>
            <w:sz w:val="22"/>
            <w:szCs w:val="22"/>
          </w:rPr>
          <w:t xml:space="preserve">mb at </w:t>
        </w:r>
        <w:r>
          <w:rPr>
            <w:rFonts w:ascii="Garamond" w:eastAsia="MS Mincho" w:hAnsi="Garamond"/>
            <w:sz w:val="22"/>
            <w:szCs w:val="22"/>
          </w:rPr>
          <w:t>-4</w:t>
        </w:r>
        <w:r w:rsidRPr="00C918DA">
          <w:rPr>
            <w:rFonts w:ascii="Garamond" w:eastAsia="MS Mincho" w:hAnsi="Garamond"/>
            <w:sz w:val="22"/>
            <w:szCs w:val="22"/>
          </w:rPr>
          <w:t xml:space="preserve">0°C to </w:t>
        </w:r>
        <w:r>
          <w:rPr>
            <w:rFonts w:ascii="Garamond" w:eastAsia="MS Mincho" w:hAnsi="Garamond"/>
            <w:sz w:val="22"/>
            <w:szCs w:val="22"/>
          </w:rPr>
          <w:t>6</w:t>
        </w:r>
        <w:r w:rsidRPr="00C918DA">
          <w:rPr>
            <w:rFonts w:ascii="Garamond" w:eastAsia="MS Mincho" w:hAnsi="Garamond"/>
            <w:sz w:val="22"/>
            <w:szCs w:val="22"/>
          </w:rPr>
          <w:t>0°C</w:t>
        </w:r>
      </w:ins>
    </w:p>
    <w:p w14:paraId="4CA94294" w14:textId="77777777" w:rsidR="002746EF" w:rsidRDefault="002746EF" w:rsidP="002746EF">
      <w:pPr>
        <w:pStyle w:val="PlainText"/>
        <w:ind w:left="360"/>
        <w:rPr>
          <w:ins w:id="601" w:author="Pacella, Christina (DEC)" w:date="2025-04-29T12:06:00Z"/>
          <w:rFonts w:ascii="Garamond" w:eastAsia="MS Mincho" w:hAnsi="Garamond"/>
          <w:sz w:val="22"/>
          <w:szCs w:val="22"/>
        </w:rPr>
      </w:pPr>
      <w:ins w:id="602" w:author="Pacella, Christina (DEC)" w:date="2025-04-29T12:06:00Z">
        <w:r w:rsidRPr="006B300F">
          <w:rPr>
            <w:rFonts w:ascii="Garamond" w:eastAsia="MS Mincho" w:hAnsi="Garamond"/>
            <w:sz w:val="22"/>
            <w:szCs w:val="22"/>
          </w:rPr>
          <w:t>Stability: ± 0.1 mb per year</w:t>
        </w:r>
      </w:ins>
    </w:p>
    <w:p w14:paraId="146C0C2C" w14:textId="77777777" w:rsidR="002746EF" w:rsidRPr="006B300F" w:rsidRDefault="002746EF" w:rsidP="002746EF">
      <w:pPr>
        <w:pStyle w:val="PlainText"/>
        <w:ind w:left="360"/>
        <w:rPr>
          <w:ins w:id="603" w:author="Pacella, Christina (DEC)" w:date="2025-04-29T12:06:00Z"/>
          <w:rFonts w:ascii="Garamond" w:eastAsia="MS Mincho" w:hAnsi="Garamond"/>
          <w:sz w:val="22"/>
          <w:szCs w:val="22"/>
        </w:rPr>
      </w:pPr>
    </w:p>
    <w:tbl>
      <w:tblPr>
        <w:tblStyle w:val="TableGrid"/>
        <w:tblW w:w="0" w:type="auto"/>
        <w:tblInd w:w="360" w:type="dxa"/>
        <w:tblLook w:val="04A0" w:firstRow="1" w:lastRow="0" w:firstColumn="1" w:lastColumn="0" w:noHBand="0" w:noVBand="1"/>
      </w:tblPr>
      <w:tblGrid>
        <w:gridCol w:w="928"/>
        <w:gridCol w:w="1883"/>
        <w:gridCol w:w="2383"/>
        <w:gridCol w:w="2896"/>
      </w:tblGrid>
      <w:tr w:rsidR="002746EF" w:rsidRPr="00F01A65" w14:paraId="69341F4F" w14:textId="77777777" w:rsidTr="00DA3D34">
        <w:trPr>
          <w:ins w:id="604" w:author="Pacella, Christina (DEC)" w:date="2025-04-29T12:06:00Z"/>
        </w:trPr>
        <w:tc>
          <w:tcPr>
            <w:tcW w:w="928" w:type="dxa"/>
          </w:tcPr>
          <w:p w14:paraId="101BB6C0" w14:textId="77777777" w:rsidR="002746EF" w:rsidRPr="00D80725" w:rsidRDefault="002746EF" w:rsidP="00DA3D34">
            <w:pPr>
              <w:pStyle w:val="PlainText"/>
              <w:jc w:val="center"/>
              <w:rPr>
                <w:ins w:id="605" w:author="Pacella, Christina (DEC)" w:date="2025-04-29T12:06:00Z"/>
                <w:rFonts w:ascii="Garamond" w:eastAsia="MS Mincho" w:hAnsi="Garamond"/>
                <w:b/>
                <w:sz w:val="22"/>
                <w:szCs w:val="22"/>
                <w:u w:val="single"/>
              </w:rPr>
            </w:pPr>
            <w:ins w:id="606" w:author="Pacella, Christina (DEC)" w:date="2025-04-29T12:06:00Z">
              <w:r w:rsidRPr="00D80725">
                <w:rPr>
                  <w:rFonts w:ascii="Garamond" w:eastAsia="MS Mincho" w:hAnsi="Garamond"/>
                  <w:b/>
                  <w:sz w:val="22"/>
                  <w:szCs w:val="22"/>
                  <w:u w:val="single"/>
                </w:rPr>
                <w:t>Station</w:t>
              </w:r>
            </w:ins>
          </w:p>
        </w:tc>
        <w:tc>
          <w:tcPr>
            <w:tcW w:w="1883" w:type="dxa"/>
          </w:tcPr>
          <w:p w14:paraId="123E9129" w14:textId="77777777" w:rsidR="002746EF" w:rsidRPr="00D80725" w:rsidRDefault="002746EF" w:rsidP="00DA3D34">
            <w:pPr>
              <w:pStyle w:val="PlainText"/>
              <w:jc w:val="center"/>
              <w:rPr>
                <w:ins w:id="607" w:author="Pacella, Christina (DEC)" w:date="2025-04-29T12:06:00Z"/>
                <w:rFonts w:ascii="Garamond" w:eastAsia="MS Mincho" w:hAnsi="Garamond"/>
                <w:b/>
                <w:sz w:val="22"/>
                <w:szCs w:val="22"/>
                <w:u w:val="single"/>
              </w:rPr>
            </w:pPr>
            <w:ins w:id="608" w:author="Pacella, Christina (DEC)" w:date="2025-04-29T12:06:00Z">
              <w:r w:rsidRPr="00D80725">
                <w:rPr>
                  <w:rFonts w:ascii="Garamond" w:eastAsia="MS Mincho" w:hAnsi="Garamond"/>
                  <w:b/>
                  <w:sz w:val="22"/>
                  <w:szCs w:val="22"/>
                  <w:u w:val="single"/>
                </w:rPr>
                <w:t>Serial Number</w:t>
              </w:r>
            </w:ins>
          </w:p>
        </w:tc>
        <w:tc>
          <w:tcPr>
            <w:tcW w:w="2383" w:type="dxa"/>
          </w:tcPr>
          <w:p w14:paraId="05538839" w14:textId="77777777" w:rsidR="002746EF" w:rsidRPr="00D80725" w:rsidRDefault="002746EF" w:rsidP="00DA3D34">
            <w:pPr>
              <w:pStyle w:val="PlainText"/>
              <w:jc w:val="center"/>
              <w:rPr>
                <w:ins w:id="609" w:author="Pacella, Christina (DEC)" w:date="2025-04-29T12:06:00Z"/>
                <w:rFonts w:ascii="Garamond" w:eastAsia="MS Mincho" w:hAnsi="Garamond"/>
                <w:b/>
                <w:sz w:val="22"/>
                <w:szCs w:val="22"/>
                <w:u w:val="single"/>
              </w:rPr>
            </w:pPr>
            <w:ins w:id="610" w:author="Pacella, Christina (DEC)" w:date="2025-04-29T12:06:00Z">
              <w:r w:rsidRPr="00D80725">
                <w:rPr>
                  <w:rFonts w:ascii="Garamond" w:eastAsia="MS Mincho" w:hAnsi="Garamond"/>
                  <w:b/>
                  <w:sz w:val="22"/>
                  <w:szCs w:val="22"/>
                  <w:u w:val="single"/>
                </w:rPr>
                <w:t>Date of Cal</w:t>
              </w:r>
            </w:ins>
          </w:p>
        </w:tc>
        <w:tc>
          <w:tcPr>
            <w:tcW w:w="2896" w:type="dxa"/>
          </w:tcPr>
          <w:p w14:paraId="709D9A44" w14:textId="77777777" w:rsidR="002746EF" w:rsidRPr="00D80725" w:rsidRDefault="002746EF" w:rsidP="00DA3D34">
            <w:pPr>
              <w:pStyle w:val="PlainText"/>
              <w:jc w:val="center"/>
              <w:rPr>
                <w:ins w:id="611" w:author="Pacella, Christina (DEC)" w:date="2025-04-29T12:06:00Z"/>
                <w:rFonts w:ascii="Garamond" w:eastAsia="MS Mincho" w:hAnsi="Garamond"/>
                <w:b/>
                <w:sz w:val="22"/>
                <w:szCs w:val="22"/>
                <w:u w:val="single"/>
              </w:rPr>
            </w:pPr>
            <w:ins w:id="612" w:author="Pacella, Christina (DEC)" w:date="2025-04-29T12:06:00Z">
              <w:r w:rsidRPr="00D80725">
                <w:rPr>
                  <w:rFonts w:ascii="Garamond" w:eastAsia="MS Mincho" w:hAnsi="Garamond"/>
                  <w:b/>
                  <w:sz w:val="22"/>
                  <w:szCs w:val="22"/>
                  <w:u w:val="single"/>
                </w:rPr>
                <w:t>Dates of Sensor Use</w:t>
              </w:r>
            </w:ins>
          </w:p>
        </w:tc>
      </w:tr>
      <w:tr w:rsidR="00F21B6B" w:rsidRPr="00F01A65" w14:paraId="6C314101" w14:textId="77777777" w:rsidTr="00DA3D34">
        <w:tc>
          <w:tcPr>
            <w:tcW w:w="928" w:type="dxa"/>
          </w:tcPr>
          <w:p w14:paraId="3011D868" w14:textId="2D598FEA" w:rsidR="00F21B6B" w:rsidRDefault="00F21B6B"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37A7EA52" w14:textId="606FEB9C" w:rsidR="00F21B6B" w:rsidRDefault="00D57A7B" w:rsidP="00DA3D34">
            <w:pPr>
              <w:jc w:val="center"/>
              <w:rPr>
                <w:rFonts w:ascii="Garamond" w:hAnsi="Garamond"/>
                <w:color w:val="000000"/>
                <w:sz w:val="22"/>
                <w:szCs w:val="22"/>
              </w:rPr>
            </w:pPr>
            <w:r>
              <w:rPr>
                <w:rFonts w:ascii="Garamond" w:hAnsi="Garamond"/>
                <w:color w:val="000000"/>
                <w:sz w:val="22"/>
                <w:szCs w:val="22"/>
              </w:rPr>
              <w:t>3737</w:t>
            </w:r>
          </w:p>
        </w:tc>
        <w:tc>
          <w:tcPr>
            <w:tcW w:w="2383" w:type="dxa"/>
          </w:tcPr>
          <w:p w14:paraId="3FD50BC7" w14:textId="39F35A76" w:rsidR="00F21B6B" w:rsidRDefault="00164914" w:rsidP="00DA3D34">
            <w:pPr>
              <w:jc w:val="center"/>
              <w:rPr>
                <w:rFonts w:ascii="Garamond" w:hAnsi="Garamond"/>
                <w:color w:val="000000"/>
                <w:sz w:val="22"/>
                <w:szCs w:val="22"/>
              </w:rPr>
            </w:pPr>
            <w:r>
              <w:rPr>
                <w:rFonts w:ascii="Garamond" w:hAnsi="Garamond"/>
                <w:color w:val="000000"/>
                <w:sz w:val="22"/>
                <w:szCs w:val="22"/>
              </w:rPr>
              <w:t>07/27/2023</w:t>
            </w:r>
          </w:p>
        </w:tc>
        <w:tc>
          <w:tcPr>
            <w:tcW w:w="2896" w:type="dxa"/>
            <w:vAlign w:val="bottom"/>
          </w:tcPr>
          <w:p w14:paraId="6B31AFC6" w14:textId="4E4D4C8E" w:rsidR="00F21B6B" w:rsidRDefault="00164914" w:rsidP="00DA3D34">
            <w:pPr>
              <w:jc w:val="center"/>
              <w:rPr>
                <w:rFonts w:ascii="Garamond" w:hAnsi="Garamond"/>
                <w:color w:val="000000"/>
                <w:sz w:val="22"/>
                <w:szCs w:val="22"/>
              </w:rPr>
            </w:pPr>
            <w:r>
              <w:rPr>
                <w:rFonts w:ascii="Garamond" w:hAnsi="Garamond"/>
                <w:color w:val="000000"/>
                <w:sz w:val="22"/>
                <w:szCs w:val="22"/>
              </w:rPr>
              <w:t>09/03/2025 - Current</w:t>
            </w:r>
          </w:p>
        </w:tc>
      </w:tr>
      <w:tr w:rsidR="002746EF" w:rsidRPr="00F01A65" w14:paraId="2EDEE406" w14:textId="77777777" w:rsidTr="00DA3D34">
        <w:trPr>
          <w:ins w:id="613" w:author="Pacella, Christina (DEC)" w:date="2025-04-29T12:06:00Z"/>
        </w:trPr>
        <w:tc>
          <w:tcPr>
            <w:tcW w:w="928" w:type="dxa"/>
          </w:tcPr>
          <w:p w14:paraId="4364B0A9" w14:textId="77777777" w:rsidR="002746EF" w:rsidRPr="00212D8E" w:rsidRDefault="002746EF" w:rsidP="00DA3D34">
            <w:pPr>
              <w:pStyle w:val="PlainText"/>
              <w:jc w:val="center"/>
              <w:rPr>
                <w:ins w:id="614" w:author="Pacella, Christina (DEC)" w:date="2025-04-29T12:06:00Z"/>
                <w:rFonts w:ascii="Garamond" w:eastAsia="MS Mincho" w:hAnsi="Garamond"/>
                <w:sz w:val="22"/>
                <w:szCs w:val="22"/>
              </w:rPr>
            </w:pPr>
            <w:ins w:id="615" w:author="Pacella, Christina (DEC)" w:date="2025-04-29T12:06:00Z">
              <w:r>
                <w:rPr>
                  <w:rFonts w:ascii="Garamond" w:eastAsia="MS Mincho" w:hAnsi="Garamond"/>
                  <w:sz w:val="22"/>
                  <w:szCs w:val="22"/>
                </w:rPr>
                <w:t>NP</w:t>
              </w:r>
            </w:ins>
          </w:p>
        </w:tc>
        <w:tc>
          <w:tcPr>
            <w:tcW w:w="1883" w:type="dxa"/>
            <w:vAlign w:val="bottom"/>
          </w:tcPr>
          <w:p w14:paraId="08DA13B9" w14:textId="77777777" w:rsidR="002746EF" w:rsidRPr="00212D8E" w:rsidRDefault="002746EF" w:rsidP="00DA3D34">
            <w:pPr>
              <w:jc w:val="center"/>
              <w:rPr>
                <w:ins w:id="616" w:author="Pacella, Christina (DEC)" w:date="2025-04-29T12:06:00Z"/>
                <w:rFonts w:ascii="Garamond" w:hAnsi="Garamond"/>
                <w:color w:val="000000"/>
                <w:sz w:val="22"/>
                <w:szCs w:val="22"/>
              </w:rPr>
            </w:pPr>
            <w:ins w:id="617" w:author="Pacella, Christina (DEC)" w:date="2025-04-29T12:06:00Z">
              <w:r>
                <w:rPr>
                  <w:rFonts w:ascii="Garamond" w:hAnsi="Garamond"/>
                  <w:color w:val="000000"/>
                  <w:sz w:val="22"/>
                  <w:szCs w:val="22"/>
                </w:rPr>
                <w:t>2674</w:t>
              </w:r>
            </w:ins>
          </w:p>
        </w:tc>
        <w:tc>
          <w:tcPr>
            <w:tcW w:w="2383" w:type="dxa"/>
          </w:tcPr>
          <w:p w14:paraId="313348E5" w14:textId="77777777" w:rsidR="002746EF" w:rsidRPr="00212D8E" w:rsidRDefault="002746EF" w:rsidP="00DA3D34">
            <w:pPr>
              <w:jc w:val="center"/>
              <w:rPr>
                <w:ins w:id="618" w:author="Pacella, Christina (DEC)" w:date="2025-04-29T12:06:00Z"/>
                <w:rFonts w:ascii="Garamond" w:hAnsi="Garamond"/>
                <w:color w:val="000000"/>
                <w:sz w:val="22"/>
                <w:szCs w:val="22"/>
              </w:rPr>
            </w:pPr>
            <w:ins w:id="619" w:author="Pacella, Christina (DEC)" w:date="2025-04-29T12:06:00Z">
              <w:r>
                <w:rPr>
                  <w:rFonts w:ascii="Garamond" w:hAnsi="Garamond"/>
                  <w:color w:val="000000"/>
                  <w:sz w:val="22"/>
                  <w:szCs w:val="22"/>
                </w:rPr>
                <w:t>07/23/2023</w:t>
              </w:r>
            </w:ins>
          </w:p>
        </w:tc>
        <w:tc>
          <w:tcPr>
            <w:tcW w:w="2896" w:type="dxa"/>
            <w:vAlign w:val="bottom"/>
          </w:tcPr>
          <w:p w14:paraId="178044DF" w14:textId="77777777" w:rsidR="002746EF" w:rsidRPr="00212D8E" w:rsidRDefault="002746EF" w:rsidP="00DA3D34">
            <w:pPr>
              <w:jc w:val="center"/>
              <w:rPr>
                <w:ins w:id="620" w:author="Pacella, Christina (DEC)" w:date="2025-04-29T12:06:00Z"/>
                <w:rFonts w:ascii="Garamond" w:hAnsi="Garamond"/>
                <w:color w:val="000000"/>
                <w:sz w:val="22"/>
                <w:szCs w:val="22"/>
              </w:rPr>
            </w:pPr>
            <w:ins w:id="621" w:author="Pacella, Christina (DEC)" w:date="2025-04-29T12:06:00Z">
              <w:r>
                <w:rPr>
                  <w:rFonts w:ascii="Garamond" w:hAnsi="Garamond"/>
                  <w:color w:val="000000"/>
                  <w:sz w:val="22"/>
                  <w:szCs w:val="22"/>
                </w:rPr>
                <w:t>10/11/2024 – Current</w:t>
              </w:r>
            </w:ins>
          </w:p>
        </w:tc>
      </w:tr>
    </w:tbl>
    <w:p w14:paraId="37DE78D2" w14:textId="77777777" w:rsidR="002746EF" w:rsidRPr="00E87CC3" w:rsidRDefault="002746EF" w:rsidP="002746EF">
      <w:pPr>
        <w:pStyle w:val="PlainText"/>
        <w:ind w:left="360"/>
        <w:rPr>
          <w:ins w:id="622" w:author="Pacella, Christina (DEC)" w:date="2025-04-29T12:06:00Z"/>
          <w:rFonts w:ascii="Garamond" w:eastAsia="MS Mincho" w:hAnsi="Garamond"/>
          <w:sz w:val="22"/>
          <w:szCs w:val="22"/>
        </w:rPr>
      </w:pPr>
    </w:p>
    <w:p w14:paraId="6CCDE46E" w14:textId="77777777" w:rsidR="002746EF" w:rsidRPr="00E87CC3" w:rsidRDefault="002746EF" w:rsidP="002746EF">
      <w:pPr>
        <w:pStyle w:val="PlainText"/>
        <w:keepNext/>
        <w:ind w:left="360"/>
        <w:rPr>
          <w:ins w:id="623" w:author="Pacella, Christina (DEC)" w:date="2025-04-29T12:06:00Z"/>
          <w:rFonts w:ascii="Garamond" w:eastAsia="MS Mincho" w:hAnsi="Garamond"/>
          <w:sz w:val="22"/>
          <w:szCs w:val="22"/>
        </w:rPr>
      </w:pPr>
      <w:ins w:id="624" w:author="Pacella, Christina (DEC)" w:date="2025-04-29T12:06:00Z">
        <w:r w:rsidRPr="00E87CC3">
          <w:rPr>
            <w:rFonts w:ascii="Garamond" w:eastAsia="MS Mincho" w:hAnsi="Garamond"/>
            <w:sz w:val="22"/>
            <w:szCs w:val="22"/>
          </w:rPr>
          <w:t>Parameter: Wind speed</w:t>
        </w:r>
      </w:ins>
    </w:p>
    <w:p w14:paraId="31C14F7D" w14:textId="77777777" w:rsidR="002746EF" w:rsidRPr="00E87CC3" w:rsidRDefault="002746EF" w:rsidP="002746EF">
      <w:pPr>
        <w:pStyle w:val="PlainText"/>
        <w:ind w:left="360"/>
        <w:rPr>
          <w:ins w:id="625" w:author="Pacella, Christina (DEC)" w:date="2025-04-29T12:06:00Z"/>
          <w:rFonts w:ascii="Garamond" w:eastAsia="MS Mincho" w:hAnsi="Garamond"/>
          <w:sz w:val="22"/>
          <w:szCs w:val="22"/>
        </w:rPr>
      </w:pPr>
      <w:ins w:id="626" w:author="Pacella, Christina (DEC)" w:date="2025-04-29T12:06:00Z">
        <w:r w:rsidRPr="00E87CC3">
          <w:rPr>
            <w:rFonts w:ascii="Garamond" w:eastAsia="MS Mincho" w:hAnsi="Garamond"/>
            <w:sz w:val="22"/>
            <w:szCs w:val="22"/>
          </w:rPr>
          <w:t>Units: meter per second (m/s)</w:t>
        </w:r>
      </w:ins>
    </w:p>
    <w:p w14:paraId="60134E3E" w14:textId="77777777" w:rsidR="002746EF" w:rsidRPr="00E87CC3" w:rsidRDefault="002746EF" w:rsidP="002746EF">
      <w:pPr>
        <w:pStyle w:val="PlainText"/>
        <w:ind w:left="360"/>
        <w:rPr>
          <w:ins w:id="627" w:author="Pacella, Christina (DEC)" w:date="2025-04-29T12:06:00Z"/>
          <w:rFonts w:ascii="Garamond" w:eastAsia="MS Mincho" w:hAnsi="Garamond"/>
          <w:sz w:val="22"/>
          <w:szCs w:val="22"/>
        </w:rPr>
      </w:pPr>
      <w:ins w:id="628" w:author="Pacella, Christina (DEC)" w:date="2025-04-29T12:06:00Z">
        <w:r w:rsidRPr="00E87CC3">
          <w:rPr>
            <w:rFonts w:ascii="Garamond" w:eastAsia="MS Mincho" w:hAnsi="Garamond"/>
            <w:sz w:val="22"/>
            <w:szCs w:val="22"/>
          </w:rPr>
          <w:t>Sensor type: 18 cm diameter 4-blade helicoids propeller molded of polypropylene</w:t>
        </w:r>
      </w:ins>
    </w:p>
    <w:p w14:paraId="5FAD8693" w14:textId="77777777" w:rsidR="002746EF" w:rsidRPr="00E87CC3" w:rsidRDefault="002746EF" w:rsidP="002746EF">
      <w:pPr>
        <w:pStyle w:val="PlainText"/>
        <w:ind w:left="360"/>
        <w:rPr>
          <w:ins w:id="629" w:author="Pacella, Christina (DEC)" w:date="2025-04-29T12:06:00Z"/>
          <w:rFonts w:ascii="Garamond" w:eastAsia="MS Mincho" w:hAnsi="Garamond"/>
          <w:sz w:val="22"/>
          <w:szCs w:val="22"/>
        </w:rPr>
      </w:pPr>
      <w:ins w:id="630" w:author="Pacella, Christina (DEC)" w:date="2025-04-29T12:06:00Z">
        <w:r w:rsidRPr="00E87CC3">
          <w:rPr>
            <w:rFonts w:ascii="Garamond" w:eastAsia="MS Mincho" w:hAnsi="Garamond"/>
            <w:sz w:val="22"/>
            <w:szCs w:val="22"/>
          </w:rPr>
          <w:t>Model #: R.M. Young 05103</w:t>
        </w:r>
        <w:r>
          <w:rPr>
            <w:rFonts w:ascii="Garamond" w:eastAsia="MS Mincho" w:hAnsi="Garamond"/>
            <w:sz w:val="22"/>
            <w:szCs w:val="22"/>
          </w:rPr>
          <w:t>-45</w:t>
        </w:r>
        <w:r w:rsidRPr="00E87CC3">
          <w:rPr>
            <w:rFonts w:ascii="Garamond" w:eastAsia="MS Mincho" w:hAnsi="Garamond"/>
            <w:sz w:val="22"/>
            <w:szCs w:val="22"/>
          </w:rPr>
          <w:t xml:space="preserve"> Wind Monitor</w:t>
        </w:r>
        <w:r>
          <w:rPr>
            <w:rFonts w:ascii="Garamond" w:eastAsia="MS Mincho" w:hAnsi="Garamond"/>
            <w:sz w:val="22"/>
            <w:szCs w:val="22"/>
          </w:rPr>
          <w:t xml:space="preserve"> – Alpine Model</w:t>
        </w:r>
      </w:ins>
    </w:p>
    <w:p w14:paraId="1F109E61" w14:textId="77777777" w:rsidR="002746EF" w:rsidRPr="00E87CC3" w:rsidRDefault="002746EF" w:rsidP="002746EF">
      <w:pPr>
        <w:pStyle w:val="PlainText"/>
        <w:ind w:left="360"/>
        <w:rPr>
          <w:ins w:id="631" w:author="Pacella, Christina (DEC)" w:date="2025-04-29T12:06:00Z"/>
          <w:rFonts w:ascii="Garamond" w:eastAsia="MS Mincho" w:hAnsi="Garamond"/>
          <w:sz w:val="22"/>
          <w:szCs w:val="22"/>
        </w:rPr>
      </w:pPr>
      <w:ins w:id="632" w:author="Pacella, Christina (DEC)" w:date="2025-04-29T12:06:00Z">
        <w:r w:rsidRPr="00E87CC3">
          <w:rPr>
            <w:rFonts w:ascii="Garamond" w:eastAsia="MS Mincho" w:hAnsi="Garamond"/>
            <w:sz w:val="22"/>
            <w:szCs w:val="22"/>
          </w:rPr>
          <w:t>Range:  0-</w:t>
        </w:r>
        <w:r>
          <w:rPr>
            <w:rFonts w:ascii="Garamond" w:eastAsia="MS Mincho" w:hAnsi="Garamond"/>
            <w:sz w:val="22"/>
            <w:szCs w:val="22"/>
          </w:rPr>
          <w:t>6</w:t>
        </w:r>
        <w:r w:rsidRPr="00E87CC3">
          <w:rPr>
            <w:rFonts w:ascii="Garamond" w:eastAsia="MS Mincho" w:hAnsi="Garamond"/>
            <w:sz w:val="22"/>
            <w:szCs w:val="22"/>
          </w:rPr>
          <w:t>0 m/s (</w:t>
        </w:r>
        <w:r>
          <w:rPr>
            <w:rFonts w:ascii="Garamond" w:eastAsia="MS Mincho" w:hAnsi="Garamond"/>
            <w:sz w:val="22"/>
            <w:szCs w:val="22"/>
          </w:rPr>
          <w:t>134</w:t>
        </w:r>
        <w:r w:rsidRPr="00E87CC3">
          <w:rPr>
            <w:rFonts w:ascii="Garamond" w:eastAsia="MS Mincho" w:hAnsi="Garamond"/>
            <w:sz w:val="22"/>
            <w:szCs w:val="22"/>
          </w:rPr>
          <w:t xml:space="preserve"> mph); gust survival 100 m/s (220 mph)</w:t>
        </w:r>
      </w:ins>
    </w:p>
    <w:p w14:paraId="5B98B512" w14:textId="77777777" w:rsidR="002746EF" w:rsidRPr="00E87CC3" w:rsidRDefault="002746EF" w:rsidP="002746EF">
      <w:pPr>
        <w:pStyle w:val="PlainText"/>
        <w:ind w:left="360"/>
        <w:rPr>
          <w:ins w:id="633" w:author="Pacella, Christina (DEC)" w:date="2025-04-29T12:06:00Z"/>
          <w:rFonts w:ascii="Garamond" w:eastAsia="MS Mincho" w:hAnsi="Garamond"/>
          <w:sz w:val="22"/>
          <w:szCs w:val="22"/>
        </w:rPr>
      </w:pPr>
      <w:ins w:id="634" w:author="Pacella, Christina (DEC)" w:date="2025-04-29T12:06:00Z">
        <w:r w:rsidRPr="00E87CC3">
          <w:rPr>
            <w:rFonts w:ascii="Garamond" w:eastAsia="MS Mincho" w:hAnsi="Garamond"/>
            <w:sz w:val="22"/>
            <w:szCs w:val="22"/>
          </w:rPr>
          <w:t>Accuracy: +/- 0.3 m/s</w:t>
        </w:r>
      </w:ins>
    </w:p>
    <w:p w14:paraId="0C675879" w14:textId="77777777" w:rsidR="002746EF" w:rsidRDefault="002746EF" w:rsidP="002746EF">
      <w:pPr>
        <w:pStyle w:val="PlainText"/>
        <w:ind w:left="360"/>
        <w:rPr>
          <w:ins w:id="635" w:author="Pacella, Christina (DEC)" w:date="2025-04-29T12:06:00Z"/>
          <w:rFonts w:ascii="Garamond" w:eastAsia="MS Mincho" w:hAnsi="Garamond"/>
          <w:sz w:val="22"/>
          <w:szCs w:val="22"/>
        </w:rPr>
      </w:pPr>
    </w:p>
    <w:p w14:paraId="73B9C0C4" w14:textId="77777777" w:rsidR="002746EF" w:rsidRPr="00E87CC3" w:rsidRDefault="002746EF" w:rsidP="002746EF">
      <w:pPr>
        <w:pStyle w:val="PlainText"/>
        <w:keepNext/>
        <w:ind w:left="360"/>
        <w:rPr>
          <w:ins w:id="636" w:author="Pacella, Christina (DEC)" w:date="2025-04-29T12:06:00Z"/>
          <w:rFonts w:ascii="Garamond" w:eastAsia="MS Mincho" w:hAnsi="Garamond"/>
          <w:sz w:val="22"/>
          <w:szCs w:val="22"/>
        </w:rPr>
      </w:pPr>
      <w:ins w:id="637" w:author="Pacella, Christina (DEC)" w:date="2025-04-29T12:06:00Z">
        <w:r w:rsidRPr="00E87CC3">
          <w:rPr>
            <w:rFonts w:ascii="Garamond" w:eastAsia="MS Mincho" w:hAnsi="Garamond"/>
            <w:sz w:val="22"/>
            <w:szCs w:val="22"/>
          </w:rPr>
          <w:t>Parameter: Wind direction</w:t>
        </w:r>
      </w:ins>
    </w:p>
    <w:p w14:paraId="382522DA" w14:textId="77777777" w:rsidR="002746EF" w:rsidRPr="00E87CC3" w:rsidRDefault="002746EF" w:rsidP="002746EF">
      <w:pPr>
        <w:pStyle w:val="PlainText"/>
        <w:keepNext/>
        <w:ind w:left="360"/>
        <w:rPr>
          <w:ins w:id="638" w:author="Pacella, Christina (DEC)" w:date="2025-04-29T12:06:00Z"/>
          <w:rFonts w:ascii="Garamond" w:eastAsia="MS Mincho" w:hAnsi="Garamond"/>
          <w:sz w:val="22"/>
          <w:szCs w:val="22"/>
        </w:rPr>
      </w:pPr>
      <w:ins w:id="639" w:author="Pacella, Christina (DEC)" w:date="2025-04-29T12:06:00Z">
        <w:r w:rsidRPr="00E87CC3">
          <w:rPr>
            <w:rFonts w:ascii="Garamond" w:eastAsia="MS Mincho" w:hAnsi="Garamond"/>
            <w:sz w:val="22"/>
            <w:szCs w:val="22"/>
          </w:rPr>
          <w:t>Units: degrees</w:t>
        </w:r>
      </w:ins>
    </w:p>
    <w:p w14:paraId="03B6E495" w14:textId="77777777" w:rsidR="002746EF" w:rsidRDefault="002746EF" w:rsidP="002746EF">
      <w:pPr>
        <w:pStyle w:val="PlainText"/>
        <w:keepNext/>
        <w:ind w:left="360"/>
        <w:rPr>
          <w:ins w:id="640" w:author="Pacella, Christina (DEC)" w:date="2025-04-29T12:06:00Z"/>
          <w:rFonts w:ascii="Garamond" w:hAnsi="Garamond"/>
          <w:sz w:val="22"/>
          <w:szCs w:val="22"/>
        </w:rPr>
      </w:pPr>
      <w:ins w:id="641" w:author="Pacella, Christina (DEC)" w:date="2025-04-29T12:06:00Z">
        <w:r w:rsidRPr="00E87CC3">
          <w:rPr>
            <w:rFonts w:ascii="Garamond" w:eastAsia="MS Mincho" w:hAnsi="Garamond"/>
            <w:sz w:val="22"/>
            <w:szCs w:val="22"/>
          </w:rPr>
          <w:t xml:space="preserve">Sensor type: balanced vane, </w:t>
        </w:r>
        <w:r>
          <w:rPr>
            <w:rFonts w:ascii="Garamond" w:eastAsia="MS Mincho" w:hAnsi="Garamond"/>
            <w:sz w:val="22"/>
            <w:szCs w:val="22"/>
          </w:rPr>
          <w:t>55</w:t>
        </w:r>
        <w:r w:rsidRPr="00E87CC3">
          <w:rPr>
            <w:rFonts w:ascii="Garamond" w:eastAsia="MS Mincho" w:hAnsi="Garamond"/>
            <w:sz w:val="22"/>
            <w:szCs w:val="22"/>
          </w:rPr>
          <w:t xml:space="preserve"> cm turning radius</w:t>
        </w:r>
      </w:ins>
    </w:p>
    <w:p w14:paraId="1A6BE460" w14:textId="77777777" w:rsidR="002746EF" w:rsidRPr="00D80725" w:rsidRDefault="002746EF" w:rsidP="002746EF">
      <w:pPr>
        <w:pStyle w:val="PlainText"/>
        <w:keepNext/>
        <w:ind w:left="360"/>
        <w:rPr>
          <w:ins w:id="642" w:author="Pacella, Christina (DEC)" w:date="2025-04-29T12:06:00Z"/>
          <w:rFonts w:ascii="Garamond" w:eastAsia="MS Mincho" w:hAnsi="Garamond"/>
          <w:sz w:val="22"/>
          <w:szCs w:val="22"/>
        </w:rPr>
      </w:pPr>
      <w:ins w:id="643" w:author="Pacella, Christina (DEC)" w:date="2025-04-29T12:06:00Z">
        <w:r w:rsidRPr="00D80725">
          <w:rPr>
            <w:rFonts w:ascii="Garamond" w:eastAsia="MS Mincho" w:hAnsi="Garamond"/>
            <w:sz w:val="22"/>
            <w:szCs w:val="22"/>
          </w:rPr>
          <w:t>Range: 360°</w:t>
        </w:r>
      </w:ins>
    </w:p>
    <w:p w14:paraId="3824EBDA" w14:textId="77777777" w:rsidR="002746EF" w:rsidRPr="00D80725" w:rsidRDefault="002746EF" w:rsidP="002746EF">
      <w:pPr>
        <w:pStyle w:val="PlainText"/>
        <w:keepNext/>
        <w:ind w:left="360"/>
        <w:rPr>
          <w:ins w:id="644" w:author="Pacella, Christina (DEC)" w:date="2025-04-29T12:06:00Z"/>
          <w:rFonts w:ascii="Garamond" w:eastAsia="MS Mincho" w:hAnsi="Garamond"/>
          <w:sz w:val="22"/>
          <w:szCs w:val="22"/>
        </w:rPr>
      </w:pPr>
      <w:ins w:id="645" w:author="Pacella, Christina (DEC)" w:date="2025-04-29T12:06:00Z">
        <w:r w:rsidRPr="00D80725">
          <w:rPr>
            <w:rFonts w:ascii="Garamond" w:eastAsia="MS Mincho" w:hAnsi="Garamond"/>
            <w:sz w:val="22"/>
            <w:szCs w:val="22"/>
          </w:rPr>
          <w:t>Accuracy: +/- 3°</w:t>
        </w:r>
      </w:ins>
    </w:p>
    <w:p w14:paraId="7B78CDC7" w14:textId="77777777" w:rsidR="002746EF" w:rsidRPr="00F01A65" w:rsidRDefault="002746EF" w:rsidP="002746EF">
      <w:pPr>
        <w:pStyle w:val="PlainText"/>
        <w:keepNext/>
        <w:rPr>
          <w:ins w:id="646" w:author="Pacella, Christina (DEC)" w:date="2025-04-29T12:06:00Z"/>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3F845E54" w14:textId="77777777" w:rsidTr="00DA3D34">
        <w:trPr>
          <w:ins w:id="647" w:author="Pacella, Christina (DEC)" w:date="2025-04-29T12:06:00Z"/>
        </w:trPr>
        <w:tc>
          <w:tcPr>
            <w:tcW w:w="928" w:type="dxa"/>
          </w:tcPr>
          <w:p w14:paraId="647B4559" w14:textId="77777777" w:rsidR="002746EF" w:rsidRPr="00D80725" w:rsidRDefault="002746EF" w:rsidP="00DA3D34">
            <w:pPr>
              <w:pStyle w:val="PlainText"/>
              <w:keepNext/>
              <w:jc w:val="center"/>
              <w:rPr>
                <w:ins w:id="648" w:author="Pacella, Christina (DEC)" w:date="2025-04-29T12:06:00Z"/>
                <w:rFonts w:ascii="Garamond" w:eastAsia="MS Mincho" w:hAnsi="Garamond"/>
                <w:b/>
                <w:sz w:val="22"/>
                <w:szCs w:val="22"/>
                <w:u w:val="single"/>
              </w:rPr>
            </w:pPr>
            <w:ins w:id="649" w:author="Pacella, Christina (DEC)" w:date="2025-04-29T12:06:00Z">
              <w:r w:rsidRPr="00D80725">
                <w:rPr>
                  <w:rFonts w:ascii="Garamond" w:eastAsia="MS Mincho" w:hAnsi="Garamond"/>
                  <w:b/>
                  <w:sz w:val="22"/>
                  <w:szCs w:val="22"/>
                  <w:u w:val="single"/>
                </w:rPr>
                <w:t>Station</w:t>
              </w:r>
            </w:ins>
          </w:p>
        </w:tc>
        <w:tc>
          <w:tcPr>
            <w:tcW w:w="1883" w:type="dxa"/>
          </w:tcPr>
          <w:p w14:paraId="6820637C" w14:textId="77777777" w:rsidR="002746EF" w:rsidRPr="00D80725" w:rsidRDefault="002746EF" w:rsidP="00DA3D34">
            <w:pPr>
              <w:pStyle w:val="PlainText"/>
              <w:keepNext/>
              <w:jc w:val="center"/>
              <w:rPr>
                <w:ins w:id="650" w:author="Pacella, Christina (DEC)" w:date="2025-04-29T12:06:00Z"/>
                <w:rFonts w:ascii="Garamond" w:eastAsia="MS Mincho" w:hAnsi="Garamond"/>
                <w:b/>
                <w:sz w:val="22"/>
                <w:szCs w:val="22"/>
                <w:u w:val="single"/>
              </w:rPr>
            </w:pPr>
            <w:ins w:id="651" w:author="Pacella, Christina (DEC)" w:date="2025-04-29T12:06:00Z">
              <w:r w:rsidRPr="00D80725">
                <w:rPr>
                  <w:rFonts w:ascii="Garamond" w:eastAsia="MS Mincho" w:hAnsi="Garamond"/>
                  <w:b/>
                  <w:sz w:val="22"/>
                  <w:szCs w:val="22"/>
                  <w:u w:val="single"/>
                </w:rPr>
                <w:t>Serial Number</w:t>
              </w:r>
            </w:ins>
          </w:p>
        </w:tc>
        <w:tc>
          <w:tcPr>
            <w:tcW w:w="2383" w:type="dxa"/>
          </w:tcPr>
          <w:p w14:paraId="3D958B6D" w14:textId="77777777" w:rsidR="002746EF" w:rsidRPr="00D80725" w:rsidRDefault="002746EF" w:rsidP="00DA3D34">
            <w:pPr>
              <w:pStyle w:val="PlainText"/>
              <w:keepNext/>
              <w:jc w:val="center"/>
              <w:rPr>
                <w:ins w:id="652" w:author="Pacella, Christina (DEC)" w:date="2025-04-29T12:06:00Z"/>
                <w:rFonts w:ascii="Garamond" w:eastAsia="MS Mincho" w:hAnsi="Garamond"/>
                <w:b/>
                <w:sz w:val="22"/>
                <w:szCs w:val="22"/>
                <w:u w:val="single"/>
              </w:rPr>
            </w:pPr>
            <w:ins w:id="653" w:author="Pacella, Christina (DEC)" w:date="2025-04-29T12:06:00Z">
              <w:r w:rsidRPr="00D80725">
                <w:rPr>
                  <w:rFonts w:ascii="Garamond" w:eastAsia="MS Mincho" w:hAnsi="Garamond"/>
                  <w:b/>
                  <w:sz w:val="22"/>
                  <w:szCs w:val="22"/>
                  <w:u w:val="single"/>
                </w:rPr>
                <w:t>Date of Cal</w:t>
              </w:r>
            </w:ins>
          </w:p>
        </w:tc>
        <w:tc>
          <w:tcPr>
            <w:tcW w:w="2896" w:type="dxa"/>
          </w:tcPr>
          <w:p w14:paraId="2D12A659" w14:textId="77777777" w:rsidR="002746EF" w:rsidRPr="00D80725" w:rsidRDefault="002746EF" w:rsidP="00DA3D34">
            <w:pPr>
              <w:pStyle w:val="PlainText"/>
              <w:keepNext/>
              <w:jc w:val="center"/>
              <w:rPr>
                <w:ins w:id="654" w:author="Pacella, Christina (DEC)" w:date="2025-04-29T12:06:00Z"/>
                <w:rFonts w:ascii="Garamond" w:eastAsia="MS Mincho" w:hAnsi="Garamond"/>
                <w:b/>
                <w:sz w:val="22"/>
                <w:szCs w:val="22"/>
                <w:u w:val="single"/>
              </w:rPr>
            </w:pPr>
            <w:ins w:id="655" w:author="Pacella, Christina (DEC)" w:date="2025-04-29T12:06:00Z">
              <w:r w:rsidRPr="00D80725">
                <w:rPr>
                  <w:rFonts w:ascii="Garamond" w:eastAsia="MS Mincho" w:hAnsi="Garamond"/>
                  <w:b/>
                  <w:sz w:val="22"/>
                  <w:szCs w:val="22"/>
                  <w:u w:val="single"/>
                </w:rPr>
                <w:t>Dates of Sensor Use</w:t>
              </w:r>
            </w:ins>
          </w:p>
        </w:tc>
      </w:tr>
      <w:tr w:rsidR="002746EF" w:rsidRPr="00F01A65" w14:paraId="33D2E060" w14:textId="77777777" w:rsidTr="00DA3D34">
        <w:trPr>
          <w:ins w:id="656" w:author="Pacella, Christina (DEC)" w:date="2025-04-29T12:06:00Z"/>
        </w:trPr>
        <w:tc>
          <w:tcPr>
            <w:tcW w:w="928" w:type="dxa"/>
          </w:tcPr>
          <w:p w14:paraId="5423869E" w14:textId="77777777" w:rsidR="002746EF" w:rsidRPr="00212D8E" w:rsidRDefault="002746EF" w:rsidP="00DA3D34">
            <w:pPr>
              <w:pStyle w:val="PlainText"/>
              <w:jc w:val="center"/>
              <w:rPr>
                <w:ins w:id="657" w:author="Pacella, Christina (DEC)" w:date="2025-04-29T12:06:00Z"/>
                <w:rFonts w:ascii="Garamond" w:eastAsia="MS Mincho" w:hAnsi="Garamond"/>
                <w:sz w:val="22"/>
                <w:szCs w:val="22"/>
              </w:rPr>
            </w:pPr>
            <w:ins w:id="658" w:author="Pacella, Christina (DEC)" w:date="2025-04-29T12:06:00Z">
              <w:r>
                <w:rPr>
                  <w:rFonts w:ascii="Garamond" w:eastAsia="MS Mincho" w:hAnsi="Garamond"/>
                  <w:sz w:val="22"/>
                  <w:szCs w:val="22"/>
                </w:rPr>
                <w:t>FS</w:t>
              </w:r>
            </w:ins>
          </w:p>
        </w:tc>
        <w:tc>
          <w:tcPr>
            <w:tcW w:w="1883" w:type="dxa"/>
            <w:vAlign w:val="bottom"/>
          </w:tcPr>
          <w:p w14:paraId="71F04DE3" w14:textId="77777777" w:rsidR="002746EF" w:rsidRPr="00212D8E" w:rsidRDefault="002746EF" w:rsidP="00DA3D34">
            <w:pPr>
              <w:jc w:val="center"/>
              <w:rPr>
                <w:ins w:id="659" w:author="Pacella, Christina (DEC)" w:date="2025-04-29T12:06:00Z"/>
                <w:rFonts w:ascii="Garamond" w:hAnsi="Garamond"/>
                <w:color w:val="000000"/>
                <w:sz w:val="22"/>
                <w:szCs w:val="22"/>
              </w:rPr>
            </w:pPr>
            <w:ins w:id="660" w:author="Pacella, Christina (DEC)" w:date="2025-04-29T12:06:00Z">
              <w:r>
                <w:rPr>
                  <w:rFonts w:ascii="Garamond" w:hAnsi="Garamond"/>
                  <w:color w:val="000000"/>
                  <w:sz w:val="22"/>
                  <w:szCs w:val="22"/>
                </w:rPr>
                <w:t>WM135260</w:t>
              </w:r>
            </w:ins>
          </w:p>
        </w:tc>
        <w:tc>
          <w:tcPr>
            <w:tcW w:w="2383" w:type="dxa"/>
          </w:tcPr>
          <w:p w14:paraId="2AE8EC49" w14:textId="77777777" w:rsidR="002746EF" w:rsidRPr="00212D8E" w:rsidRDefault="002746EF" w:rsidP="00DA3D34">
            <w:pPr>
              <w:jc w:val="center"/>
              <w:rPr>
                <w:ins w:id="661" w:author="Pacella, Christina (DEC)" w:date="2025-04-29T12:06:00Z"/>
                <w:rFonts w:ascii="Garamond" w:hAnsi="Garamond"/>
                <w:color w:val="000000"/>
                <w:sz w:val="22"/>
                <w:szCs w:val="22"/>
              </w:rPr>
            </w:pPr>
            <w:ins w:id="662" w:author="Pacella, Christina (DEC)" w:date="2025-04-29T12:06:00Z">
              <w:r>
                <w:rPr>
                  <w:rFonts w:ascii="Garamond" w:hAnsi="Garamond"/>
                  <w:color w:val="000000"/>
                  <w:sz w:val="22"/>
                  <w:szCs w:val="22"/>
                </w:rPr>
                <w:t>01/11/2023</w:t>
              </w:r>
            </w:ins>
          </w:p>
        </w:tc>
        <w:tc>
          <w:tcPr>
            <w:tcW w:w="2896" w:type="dxa"/>
            <w:vAlign w:val="bottom"/>
          </w:tcPr>
          <w:p w14:paraId="44BD78DF" w14:textId="5478AEF4" w:rsidR="002746EF" w:rsidRPr="00212D8E" w:rsidRDefault="002746EF" w:rsidP="00DA3D34">
            <w:pPr>
              <w:jc w:val="center"/>
              <w:rPr>
                <w:ins w:id="663" w:author="Pacella, Christina (DEC)" w:date="2025-04-29T12:06:00Z"/>
                <w:rFonts w:ascii="Garamond" w:hAnsi="Garamond"/>
                <w:color w:val="000000"/>
                <w:sz w:val="22"/>
                <w:szCs w:val="22"/>
              </w:rPr>
            </w:pPr>
            <w:ins w:id="664" w:author="Pacella, Christina (DEC)" w:date="2025-04-29T12:06:00Z">
              <w:r>
                <w:rPr>
                  <w:rFonts w:ascii="Garamond" w:hAnsi="Garamond"/>
                  <w:color w:val="000000"/>
                  <w:sz w:val="22"/>
                  <w:szCs w:val="22"/>
                </w:rPr>
                <w:t xml:space="preserve">09/12/2023 </w:t>
              </w:r>
            </w:ins>
            <w:r w:rsidR="008E1E29">
              <w:rPr>
                <w:rFonts w:ascii="Garamond" w:hAnsi="Garamond"/>
                <w:color w:val="000000"/>
                <w:sz w:val="22"/>
                <w:szCs w:val="22"/>
              </w:rPr>
              <w:t>–</w:t>
            </w:r>
            <w:ins w:id="665" w:author="Pacella, Christina (DEC)" w:date="2025-04-29T12:06:00Z">
              <w:r>
                <w:rPr>
                  <w:rFonts w:ascii="Garamond" w:hAnsi="Garamond"/>
                  <w:color w:val="000000"/>
                  <w:sz w:val="22"/>
                  <w:szCs w:val="22"/>
                </w:rPr>
                <w:t xml:space="preserve"> </w:t>
              </w:r>
            </w:ins>
            <w:r w:rsidR="008E1E29">
              <w:rPr>
                <w:rFonts w:ascii="Garamond" w:hAnsi="Garamond"/>
                <w:color w:val="000000"/>
                <w:sz w:val="22"/>
                <w:szCs w:val="22"/>
              </w:rPr>
              <w:t>09/03/2025</w:t>
            </w:r>
          </w:p>
        </w:tc>
      </w:tr>
      <w:tr w:rsidR="00B03A97" w:rsidRPr="00F01A65" w14:paraId="68839F70" w14:textId="77777777" w:rsidTr="00DA3D34">
        <w:tc>
          <w:tcPr>
            <w:tcW w:w="928" w:type="dxa"/>
          </w:tcPr>
          <w:p w14:paraId="06A903BC" w14:textId="3A607E8C" w:rsidR="00B03A97" w:rsidRDefault="00B03A97"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vAlign w:val="bottom"/>
          </w:tcPr>
          <w:p w14:paraId="1D00E5C4" w14:textId="39F9DF35" w:rsidR="00B03A97" w:rsidRDefault="003C47A2" w:rsidP="00DA3D34">
            <w:pPr>
              <w:jc w:val="center"/>
              <w:rPr>
                <w:rFonts w:ascii="Garamond" w:hAnsi="Garamond"/>
                <w:color w:val="000000"/>
                <w:sz w:val="22"/>
                <w:szCs w:val="22"/>
              </w:rPr>
            </w:pPr>
            <w:r>
              <w:rPr>
                <w:rFonts w:ascii="Garamond" w:hAnsi="Garamond"/>
                <w:color w:val="000000"/>
                <w:sz w:val="22"/>
                <w:szCs w:val="22"/>
              </w:rPr>
              <w:t>WM125766</w:t>
            </w:r>
          </w:p>
        </w:tc>
        <w:tc>
          <w:tcPr>
            <w:tcW w:w="2383" w:type="dxa"/>
          </w:tcPr>
          <w:p w14:paraId="467B58F5" w14:textId="03A23F22" w:rsidR="00B03A97" w:rsidRDefault="00F21B6B" w:rsidP="00DA3D34">
            <w:pPr>
              <w:jc w:val="center"/>
              <w:rPr>
                <w:rFonts w:ascii="Garamond" w:hAnsi="Garamond"/>
                <w:color w:val="000000"/>
                <w:sz w:val="22"/>
                <w:szCs w:val="22"/>
              </w:rPr>
            </w:pPr>
            <w:r>
              <w:rPr>
                <w:rFonts w:ascii="Garamond" w:hAnsi="Garamond"/>
                <w:color w:val="000000"/>
                <w:sz w:val="22"/>
                <w:szCs w:val="22"/>
              </w:rPr>
              <w:t>12/18/2024</w:t>
            </w:r>
          </w:p>
        </w:tc>
        <w:tc>
          <w:tcPr>
            <w:tcW w:w="2896" w:type="dxa"/>
            <w:vAlign w:val="bottom"/>
          </w:tcPr>
          <w:p w14:paraId="05109728" w14:textId="6C69D43E" w:rsidR="00B03A97" w:rsidRDefault="003C47A2" w:rsidP="00DA3D34">
            <w:pPr>
              <w:jc w:val="center"/>
              <w:rPr>
                <w:rFonts w:ascii="Garamond" w:hAnsi="Garamond"/>
                <w:color w:val="000000"/>
                <w:sz w:val="22"/>
                <w:szCs w:val="22"/>
              </w:rPr>
            </w:pPr>
            <w:r>
              <w:rPr>
                <w:rFonts w:ascii="Garamond" w:hAnsi="Garamond"/>
                <w:color w:val="000000"/>
                <w:sz w:val="22"/>
                <w:szCs w:val="22"/>
              </w:rPr>
              <w:t xml:space="preserve">09/03/2025 - </w:t>
            </w:r>
            <w:r w:rsidR="008E1E29">
              <w:rPr>
                <w:rFonts w:ascii="Garamond" w:hAnsi="Garamond"/>
                <w:color w:val="000000"/>
                <w:sz w:val="22"/>
                <w:szCs w:val="22"/>
              </w:rPr>
              <w:t>Current</w:t>
            </w:r>
          </w:p>
        </w:tc>
      </w:tr>
      <w:tr w:rsidR="002746EF" w:rsidRPr="00F01A65" w14:paraId="3D08502C" w14:textId="77777777" w:rsidTr="00DA3D34">
        <w:trPr>
          <w:ins w:id="666" w:author="Pacella, Christina (DEC)" w:date="2025-04-29T12:06:00Z"/>
        </w:trPr>
        <w:tc>
          <w:tcPr>
            <w:tcW w:w="928" w:type="dxa"/>
          </w:tcPr>
          <w:p w14:paraId="0B364AA2" w14:textId="77777777" w:rsidR="002746EF" w:rsidRPr="00212D8E" w:rsidRDefault="002746EF" w:rsidP="00DA3D34">
            <w:pPr>
              <w:pStyle w:val="PlainText"/>
              <w:jc w:val="center"/>
              <w:rPr>
                <w:ins w:id="667" w:author="Pacella, Christina (DEC)" w:date="2025-04-29T12:06:00Z"/>
                <w:rFonts w:ascii="Garamond" w:eastAsia="MS Mincho" w:hAnsi="Garamond"/>
                <w:sz w:val="22"/>
                <w:szCs w:val="22"/>
              </w:rPr>
            </w:pPr>
            <w:ins w:id="668" w:author="Pacella, Christina (DEC)" w:date="2025-04-29T12:06:00Z">
              <w:r>
                <w:rPr>
                  <w:rFonts w:ascii="Garamond" w:eastAsia="MS Mincho" w:hAnsi="Garamond"/>
                  <w:sz w:val="22"/>
                  <w:szCs w:val="22"/>
                </w:rPr>
                <w:t>NP</w:t>
              </w:r>
            </w:ins>
          </w:p>
        </w:tc>
        <w:tc>
          <w:tcPr>
            <w:tcW w:w="1883" w:type="dxa"/>
            <w:vAlign w:val="bottom"/>
          </w:tcPr>
          <w:p w14:paraId="3CD9EAB7" w14:textId="77777777" w:rsidR="002746EF" w:rsidRPr="00212D8E" w:rsidRDefault="002746EF" w:rsidP="00DA3D34">
            <w:pPr>
              <w:jc w:val="center"/>
              <w:rPr>
                <w:ins w:id="669" w:author="Pacella, Christina (DEC)" w:date="2025-04-29T12:06:00Z"/>
                <w:rFonts w:ascii="Garamond" w:hAnsi="Garamond"/>
                <w:color w:val="000000"/>
                <w:sz w:val="22"/>
                <w:szCs w:val="22"/>
              </w:rPr>
            </w:pPr>
            <w:ins w:id="670" w:author="Pacella, Christina (DEC)" w:date="2025-04-29T12:06:00Z">
              <w:r>
                <w:rPr>
                  <w:rFonts w:ascii="Garamond" w:hAnsi="Garamond"/>
                  <w:color w:val="000000"/>
                  <w:sz w:val="22"/>
                  <w:szCs w:val="22"/>
                </w:rPr>
                <w:t>140711</w:t>
              </w:r>
            </w:ins>
          </w:p>
        </w:tc>
        <w:tc>
          <w:tcPr>
            <w:tcW w:w="2383" w:type="dxa"/>
          </w:tcPr>
          <w:p w14:paraId="0F0E3B5C" w14:textId="77777777" w:rsidR="002746EF" w:rsidRPr="00212D8E" w:rsidRDefault="002746EF" w:rsidP="00DA3D34">
            <w:pPr>
              <w:jc w:val="center"/>
              <w:rPr>
                <w:ins w:id="671" w:author="Pacella, Christina (DEC)" w:date="2025-04-29T12:06:00Z"/>
                <w:rFonts w:ascii="Garamond" w:hAnsi="Garamond"/>
                <w:color w:val="000000"/>
                <w:sz w:val="22"/>
                <w:szCs w:val="22"/>
              </w:rPr>
            </w:pPr>
            <w:ins w:id="672" w:author="Pacella, Christina (DEC)" w:date="2025-04-29T12:06:00Z">
              <w:r>
                <w:rPr>
                  <w:rFonts w:ascii="Garamond" w:hAnsi="Garamond"/>
                  <w:color w:val="000000"/>
                  <w:sz w:val="22"/>
                  <w:szCs w:val="22"/>
                </w:rPr>
                <w:t>10/09/2023</w:t>
              </w:r>
            </w:ins>
          </w:p>
        </w:tc>
        <w:tc>
          <w:tcPr>
            <w:tcW w:w="2896" w:type="dxa"/>
            <w:vAlign w:val="bottom"/>
          </w:tcPr>
          <w:p w14:paraId="3007F9D6" w14:textId="77777777" w:rsidR="002746EF" w:rsidRPr="00212D8E" w:rsidRDefault="002746EF" w:rsidP="00DA3D34">
            <w:pPr>
              <w:jc w:val="center"/>
              <w:rPr>
                <w:ins w:id="673" w:author="Pacella, Christina (DEC)" w:date="2025-04-29T12:06:00Z"/>
                <w:rFonts w:ascii="Garamond" w:hAnsi="Garamond"/>
                <w:color w:val="000000"/>
                <w:sz w:val="22"/>
                <w:szCs w:val="22"/>
              </w:rPr>
            </w:pPr>
            <w:ins w:id="674" w:author="Pacella, Christina (DEC)" w:date="2025-04-29T12:06:00Z">
              <w:r>
                <w:rPr>
                  <w:rFonts w:ascii="Garamond" w:hAnsi="Garamond"/>
                  <w:color w:val="000000"/>
                  <w:sz w:val="22"/>
                  <w:szCs w:val="22"/>
                </w:rPr>
                <w:t>10/11/2024 – Current</w:t>
              </w:r>
            </w:ins>
          </w:p>
        </w:tc>
      </w:tr>
    </w:tbl>
    <w:p w14:paraId="02F88221" w14:textId="77777777" w:rsidR="002746EF" w:rsidRDefault="002746EF" w:rsidP="002746EF">
      <w:pPr>
        <w:pStyle w:val="PlainText"/>
        <w:rPr>
          <w:ins w:id="675" w:author="Pacella, Christina (DEC)" w:date="2025-04-29T12:06:00Z"/>
          <w:rFonts w:ascii="Garamond" w:eastAsia="MS Mincho" w:hAnsi="Garamond"/>
          <w:sz w:val="22"/>
          <w:szCs w:val="22"/>
        </w:rPr>
      </w:pPr>
    </w:p>
    <w:p w14:paraId="12A4CCCF" w14:textId="77777777" w:rsidR="002746EF" w:rsidRPr="00775576" w:rsidRDefault="002746EF" w:rsidP="002746EF">
      <w:pPr>
        <w:pStyle w:val="PlainText"/>
        <w:ind w:left="360"/>
        <w:rPr>
          <w:ins w:id="676" w:author="Pacella, Christina (DEC)" w:date="2025-04-29T12:06:00Z"/>
          <w:rFonts w:ascii="Garamond" w:eastAsia="MS Mincho" w:hAnsi="Garamond"/>
          <w:sz w:val="22"/>
          <w:szCs w:val="22"/>
        </w:rPr>
      </w:pPr>
      <w:ins w:id="677" w:author="Pacella, Christina (DEC)" w:date="2025-04-29T12:06:00Z">
        <w:r w:rsidRPr="00775576">
          <w:rPr>
            <w:rFonts w:ascii="Garamond" w:eastAsia="MS Mincho" w:hAnsi="Garamond"/>
            <w:sz w:val="22"/>
            <w:szCs w:val="22"/>
          </w:rPr>
          <w:t>Parameter: Photosynthetically Active Radiation (PAR)</w:t>
        </w:r>
      </w:ins>
    </w:p>
    <w:p w14:paraId="67BE0814" w14:textId="11C25FAD" w:rsidR="0035636E" w:rsidRPr="007F1D8D" w:rsidRDefault="002746EF" w:rsidP="007F1D8D">
      <w:pPr>
        <w:pStyle w:val="PlainText"/>
        <w:ind w:left="360"/>
        <w:rPr>
          <w:ins w:id="678" w:author="Pacella, Christina (DEC)" w:date="2025-04-29T12:06:00Z"/>
          <w:rFonts w:ascii="Garamond" w:eastAsia="MS Mincho" w:hAnsi="Garamond"/>
          <w:sz w:val="22"/>
          <w:szCs w:val="22"/>
        </w:rPr>
      </w:pPr>
      <w:ins w:id="679" w:author="Pacella, Christina (DEC)" w:date="2025-04-29T12:06:00Z">
        <w:r w:rsidRPr="00775576">
          <w:rPr>
            <w:rFonts w:ascii="Garamond" w:eastAsia="MS Mincho" w:hAnsi="Garamond"/>
            <w:sz w:val="22"/>
            <w:szCs w:val="22"/>
          </w:rPr>
          <w:t>Units:  mmoles m-2 (total flux)</w:t>
        </w:r>
      </w:ins>
    </w:p>
    <w:p w14:paraId="7C8EF488" w14:textId="77777777" w:rsidR="002746EF" w:rsidRPr="00775576" w:rsidRDefault="002746EF" w:rsidP="002746EF">
      <w:pPr>
        <w:pStyle w:val="PlainText"/>
        <w:ind w:left="360"/>
        <w:rPr>
          <w:ins w:id="680" w:author="Pacella, Christina (DEC)" w:date="2025-04-29T12:06:00Z"/>
          <w:rFonts w:ascii="Garamond" w:eastAsia="MS Mincho" w:hAnsi="Garamond"/>
          <w:sz w:val="22"/>
          <w:szCs w:val="22"/>
        </w:rPr>
      </w:pPr>
      <w:ins w:id="681" w:author="Pacella, Christina (DEC)" w:date="2025-04-29T12:06:00Z">
        <w:r w:rsidRPr="00775576">
          <w:rPr>
            <w:rFonts w:ascii="Garamond" w:eastAsia="MS Mincho" w:hAnsi="Garamond"/>
            <w:sz w:val="22"/>
            <w:szCs w:val="22"/>
          </w:rPr>
          <w:t>Sensor type:  Quantum Sensor; high stability silicon photodiode (blue enhanced) in anodized aluminum case with acrylic diffuser</w:t>
        </w:r>
      </w:ins>
    </w:p>
    <w:p w14:paraId="134806BC" w14:textId="3DB2D36D" w:rsidR="002746EF" w:rsidRPr="00775576" w:rsidRDefault="002746EF" w:rsidP="002746EF">
      <w:pPr>
        <w:pStyle w:val="PlainText"/>
        <w:ind w:left="360"/>
        <w:rPr>
          <w:ins w:id="682" w:author="Pacella, Christina (DEC)" w:date="2025-04-29T12:06:00Z"/>
          <w:rFonts w:ascii="Garamond" w:eastAsia="MS Mincho" w:hAnsi="Garamond"/>
          <w:bCs/>
          <w:sz w:val="22"/>
          <w:szCs w:val="22"/>
        </w:rPr>
      </w:pPr>
      <w:ins w:id="683" w:author="Pacella, Christina (DEC)" w:date="2025-04-29T12:06:00Z">
        <w:r w:rsidRPr="00775576">
          <w:rPr>
            <w:rFonts w:ascii="Garamond" w:eastAsia="MS Mincho" w:hAnsi="Garamond"/>
            <w:bCs/>
            <w:sz w:val="22"/>
            <w:szCs w:val="22"/>
          </w:rPr>
          <w:t>Model #SQ</w:t>
        </w:r>
      </w:ins>
      <w:r w:rsidR="007F1D8D">
        <w:rPr>
          <w:rFonts w:ascii="Garamond" w:eastAsia="MS Mincho" w:hAnsi="Garamond"/>
          <w:bCs/>
          <w:sz w:val="22"/>
          <w:szCs w:val="22"/>
        </w:rPr>
        <w:t>500</w:t>
      </w:r>
      <w:ins w:id="684" w:author="Pacella, Christina (DEC)" w:date="2025-04-29T12:06:00Z">
        <w:r w:rsidRPr="00775576">
          <w:rPr>
            <w:rFonts w:ascii="Garamond" w:eastAsia="MS Mincho" w:hAnsi="Garamond"/>
            <w:bCs/>
            <w:sz w:val="22"/>
            <w:szCs w:val="22"/>
          </w:rPr>
          <w:t xml:space="preserve"> Apogee Quantum Sensor</w:t>
        </w:r>
      </w:ins>
    </w:p>
    <w:p w14:paraId="4D37218E" w14:textId="64D11D5A" w:rsidR="002746EF" w:rsidRPr="00775576" w:rsidRDefault="002746EF" w:rsidP="002746EF">
      <w:pPr>
        <w:pStyle w:val="PlainText"/>
        <w:ind w:left="360"/>
        <w:rPr>
          <w:ins w:id="685" w:author="Pacella, Christina (DEC)" w:date="2025-04-29T12:06:00Z"/>
          <w:rFonts w:ascii="Garamond" w:eastAsia="MS Mincho" w:hAnsi="Garamond"/>
          <w:sz w:val="22"/>
          <w:szCs w:val="22"/>
        </w:rPr>
      </w:pPr>
      <w:ins w:id="686" w:author="Pacella, Christina (DEC)" w:date="2025-04-29T12:06:00Z">
        <w:r w:rsidRPr="00775576">
          <w:rPr>
            <w:rFonts w:ascii="Garamond" w:eastAsia="MS Mincho" w:hAnsi="Garamond"/>
            <w:sz w:val="22"/>
            <w:szCs w:val="22"/>
          </w:rPr>
          <w:t xml:space="preserve">Light spectrum waveband:  </w:t>
        </w:r>
      </w:ins>
      <w:r w:rsidR="003F2754">
        <w:rPr>
          <w:rFonts w:ascii="Garamond" w:eastAsia="MS Mincho" w:hAnsi="Garamond"/>
          <w:sz w:val="22"/>
          <w:szCs w:val="22"/>
        </w:rPr>
        <w:t>389</w:t>
      </w:r>
      <w:ins w:id="687" w:author="Pacella, Christina (DEC)" w:date="2025-04-29T12:06:00Z">
        <w:r w:rsidRPr="00775576">
          <w:rPr>
            <w:rFonts w:ascii="Garamond" w:eastAsia="MS Mincho" w:hAnsi="Garamond"/>
            <w:sz w:val="22"/>
            <w:szCs w:val="22"/>
          </w:rPr>
          <w:t xml:space="preserve"> to 6</w:t>
        </w:r>
      </w:ins>
      <w:r w:rsidR="003F2754">
        <w:rPr>
          <w:rFonts w:ascii="Garamond" w:eastAsia="MS Mincho" w:hAnsi="Garamond"/>
          <w:sz w:val="22"/>
          <w:szCs w:val="22"/>
        </w:rPr>
        <w:t>92</w:t>
      </w:r>
      <w:ins w:id="688" w:author="Pacella, Christina (DEC)" w:date="2025-04-29T12:06:00Z">
        <w:r w:rsidRPr="00775576">
          <w:rPr>
            <w:rFonts w:ascii="Garamond" w:eastAsia="MS Mincho" w:hAnsi="Garamond"/>
            <w:sz w:val="22"/>
            <w:szCs w:val="22"/>
          </w:rPr>
          <w:t xml:space="preserve"> nm</w:t>
        </w:r>
      </w:ins>
    </w:p>
    <w:p w14:paraId="570F1475" w14:textId="415A9BA0" w:rsidR="002746EF" w:rsidRPr="00775576" w:rsidRDefault="002746EF" w:rsidP="002746EF">
      <w:pPr>
        <w:pStyle w:val="PlainText"/>
        <w:ind w:left="360"/>
        <w:rPr>
          <w:ins w:id="689" w:author="Pacella, Christina (DEC)" w:date="2025-04-29T12:06:00Z"/>
          <w:rFonts w:ascii="Garamond" w:eastAsia="MS Mincho" w:hAnsi="Garamond"/>
          <w:sz w:val="22"/>
          <w:szCs w:val="22"/>
        </w:rPr>
      </w:pPr>
      <w:ins w:id="690" w:author="Pacella, Christina (DEC)" w:date="2025-04-29T12:06:00Z">
        <w:r w:rsidRPr="00775576">
          <w:rPr>
            <w:rFonts w:ascii="Garamond" w:eastAsia="MS Mincho" w:hAnsi="Garamond"/>
            <w:sz w:val="22"/>
            <w:szCs w:val="22"/>
          </w:rPr>
          <w:t xml:space="preserve">Temperature dependence: </w:t>
        </w:r>
      </w:ins>
      <w:r w:rsidR="00696A5C">
        <w:rPr>
          <w:rFonts w:ascii="Garamond" w:eastAsia="MS Mincho" w:hAnsi="Garamond"/>
          <w:sz w:val="22"/>
          <w:szCs w:val="22"/>
        </w:rPr>
        <w:t>-</w:t>
      </w:r>
      <w:r w:rsidR="00C52AB7">
        <w:rPr>
          <w:rFonts w:ascii="Garamond" w:eastAsia="MS Mincho" w:hAnsi="Garamond"/>
          <w:sz w:val="22"/>
          <w:szCs w:val="22"/>
        </w:rPr>
        <w:t>0.11</w:t>
      </w:r>
      <w:ins w:id="691" w:author="Pacella, Christina (DEC)" w:date="2025-04-29T12:06:00Z">
        <w:r w:rsidRPr="00775576">
          <w:rPr>
            <w:rFonts w:ascii="Garamond" w:eastAsia="MS Mincho" w:hAnsi="Garamond"/>
            <w:sz w:val="22"/>
            <w:szCs w:val="22"/>
          </w:rPr>
          <w:t>+/-0.0</w:t>
        </w:r>
      </w:ins>
      <w:r w:rsidR="00C52AB7">
        <w:rPr>
          <w:rFonts w:ascii="Garamond" w:eastAsia="MS Mincho" w:hAnsi="Garamond"/>
          <w:sz w:val="22"/>
          <w:szCs w:val="22"/>
        </w:rPr>
        <w:t>4</w:t>
      </w:r>
      <w:ins w:id="692" w:author="Pacella, Christina (DEC)" w:date="2025-04-29T12:06:00Z">
        <w:r w:rsidRPr="00775576">
          <w:rPr>
            <w:rFonts w:ascii="Garamond" w:eastAsia="MS Mincho" w:hAnsi="Garamond"/>
            <w:sz w:val="22"/>
            <w:szCs w:val="22"/>
          </w:rPr>
          <w:t xml:space="preserve">% per °C  </w:t>
        </w:r>
      </w:ins>
    </w:p>
    <w:p w14:paraId="7890BE77" w14:textId="77777777" w:rsidR="002746EF" w:rsidRPr="00775576" w:rsidRDefault="002746EF" w:rsidP="002746EF">
      <w:pPr>
        <w:pStyle w:val="PlainText"/>
        <w:ind w:left="360"/>
        <w:rPr>
          <w:ins w:id="693" w:author="Pacella, Christina (DEC)" w:date="2025-04-29T12:06:00Z"/>
          <w:rFonts w:ascii="Garamond" w:eastAsia="MS Mincho" w:hAnsi="Garamond"/>
          <w:sz w:val="22"/>
          <w:szCs w:val="22"/>
        </w:rPr>
      </w:pPr>
      <w:ins w:id="694" w:author="Pacella, Christina (DEC)" w:date="2025-04-29T12:06:00Z">
        <w:r w:rsidRPr="00775576">
          <w:rPr>
            <w:rFonts w:ascii="Garamond" w:eastAsia="MS Mincho" w:hAnsi="Garamond"/>
            <w:sz w:val="22"/>
            <w:szCs w:val="22"/>
          </w:rPr>
          <w:t>Stability:  &lt;±2% change over 1 yr</w:t>
        </w:r>
      </w:ins>
    </w:p>
    <w:p w14:paraId="63E7E5FF" w14:textId="77777777" w:rsidR="002746EF" w:rsidRPr="00775576" w:rsidRDefault="002746EF" w:rsidP="002746EF">
      <w:pPr>
        <w:pStyle w:val="PlainText"/>
        <w:ind w:left="360"/>
        <w:rPr>
          <w:ins w:id="695" w:author="Pacella, Christina (DEC)" w:date="2025-04-29T12:06:00Z"/>
          <w:rFonts w:ascii="Garamond" w:eastAsia="MS Mincho" w:hAnsi="Garamond"/>
          <w:sz w:val="22"/>
          <w:szCs w:val="22"/>
        </w:rPr>
      </w:pPr>
      <w:ins w:id="696" w:author="Pacella, Christina (DEC)" w:date="2025-04-29T12:06:00Z">
        <w:r w:rsidRPr="00775576">
          <w:rPr>
            <w:rFonts w:ascii="Garamond" w:eastAsia="MS Mincho" w:hAnsi="Garamond"/>
            <w:sz w:val="22"/>
            <w:szCs w:val="22"/>
          </w:rPr>
          <w:t>Operating Temperature:  -40°C to 70°C; Humidity 0 to 100%</w:t>
        </w:r>
      </w:ins>
    </w:p>
    <w:p w14:paraId="526F50C3" w14:textId="77777777" w:rsidR="002746EF" w:rsidRPr="00775576" w:rsidRDefault="002746EF" w:rsidP="002746EF">
      <w:pPr>
        <w:pStyle w:val="PlainText"/>
        <w:ind w:left="360"/>
        <w:rPr>
          <w:ins w:id="697" w:author="Pacella, Christina (DEC)" w:date="2025-04-29T12:06:00Z"/>
          <w:rFonts w:ascii="Garamond" w:eastAsia="MS Mincho" w:hAnsi="Garamond"/>
          <w:sz w:val="22"/>
          <w:szCs w:val="22"/>
        </w:rPr>
      </w:pPr>
      <w:ins w:id="698" w:author="Pacella, Christina (DEC)" w:date="2025-04-29T12:06:00Z">
        <w:r w:rsidRPr="00775576">
          <w:rPr>
            <w:rFonts w:ascii="Garamond" w:eastAsia="MS Mincho" w:hAnsi="Garamond"/>
            <w:sz w:val="22"/>
            <w:szCs w:val="22"/>
          </w:rPr>
          <w:t>Cosine Response: 45° zenith angle: +/- 2%; 75° zenith angle: +/- 5%</w:t>
        </w:r>
      </w:ins>
    </w:p>
    <w:p w14:paraId="4EA8695C" w14:textId="022C946E" w:rsidR="002746EF" w:rsidRPr="00D306D0" w:rsidRDefault="002746EF" w:rsidP="00D306D0">
      <w:pPr>
        <w:pStyle w:val="PlainText"/>
        <w:ind w:left="360"/>
        <w:rPr>
          <w:ins w:id="699" w:author="Pacella, Christina (DEC)" w:date="2025-04-29T12:06:00Z"/>
          <w:rFonts w:ascii="Garamond" w:eastAsia="MS Mincho" w:hAnsi="Garamond"/>
          <w:sz w:val="22"/>
          <w:szCs w:val="22"/>
        </w:rPr>
      </w:pPr>
      <w:ins w:id="700" w:author="Pacella, Christina (DEC)" w:date="2025-04-29T12:06:00Z">
        <w:r w:rsidRPr="00775576">
          <w:rPr>
            <w:rFonts w:ascii="Garamond" w:eastAsia="MS Mincho" w:hAnsi="Garamond"/>
            <w:sz w:val="22"/>
            <w:szCs w:val="22"/>
          </w:rPr>
          <w:t>Sensitivity:  0.</w:t>
        </w:r>
      </w:ins>
      <w:r w:rsidR="00EA2B6C">
        <w:rPr>
          <w:rFonts w:ascii="Garamond" w:eastAsia="MS Mincho" w:hAnsi="Garamond"/>
          <w:sz w:val="22"/>
          <w:szCs w:val="22"/>
        </w:rPr>
        <w:t xml:space="preserve">01 </w:t>
      </w:r>
      <w:ins w:id="701" w:author="Pacella, Christina (DEC)" w:date="2025-04-29T12:06:00Z">
        <w:r w:rsidRPr="00775576">
          <w:rPr>
            <w:rFonts w:ascii="Garamond" w:eastAsia="MS Mincho" w:hAnsi="Garamond"/>
            <w:sz w:val="22"/>
            <w:szCs w:val="22"/>
          </w:rPr>
          <w:t>mV per µmol s</w:t>
        </w:r>
        <w:r w:rsidRPr="00775576">
          <w:rPr>
            <w:rFonts w:ascii="Garamond" w:eastAsia="MS Mincho" w:hAnsi="Garamond"/>
            <w:sz w:val="22"/>
            <w:szCs w:val="22"/>
            <w:vertAlign w:val="superscript"/>
          </w:rPr>
          <w:t>-1</w:t>
        </w:r>
        <w:r w:rsidRPr="00775576">
          <w:rPr>
            <w:rFonts w:ascii="Garamond" w:eastAsia="MS Mincho" w:hAnsi="Garamond"/>
            <w:sz w:val="22"/>
            <w:szCs w:val="22"/>
          </w:rPr>
          <w:t xml:space="preserve"> m</w:t>
        </w:r>
        <w:r w:rsidRPr="00775576">
          <w:rPr>
            <w:rFonts w:ascii="Garamond" w:eastAsia="MS Mincho" w:hAnsi="Garamond"/>
            <w:sz w:val="22"/>
            <w:szCs w:val="22"/>
            <w:vertAlign w:val="superscript"/>
          </w:rPr>
          <w:t>-2</w:t>
        </w:r>
      </w:ins>
    </w:p>
    <w:p w14:paraId="2DDEBC59" w14:textId="77777777" w:rsidR="002746EF" w:rsidRPr="00440C0E" w:rsidRDefault="002746EF" w:rsidP="002746EF">
      <w:pPr>
        <w:pStyle w:val="PlainText"/>
        <w:ind w:firstLine="360"/>
        <w:rPr>
          <w:ins w:id="702" w:author="Pacella, Christina (DEC)" w:date="2025-04-29T12:06:00Z"/>
          <w:rFonts w:ascii="Garamond" w:eastAsia="MS Mincho" w:hAnsi="Garamond"/>
          <w:b/>
          <w:sz w:val="22"/>
          <w:szCs w:val="22"/>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18B300E9" w14:textId="77777777" w:rsidTr="00DA3D34">
        <w:trPr>
          <w:ins w:id="703" w:author="Pacella, Christina (DEC)" w:date="2025-04-29T12:06:00Z"/>
        </w:trPr>
        <w:tc>
          <w:tcPr>
            <w:tcW w:w="928" w:type="dxa"/>
          </w:tcPr>
          <w:p w14:paraId="54EC7893" w14:textId="77777777" w:rsidR="002746EF" w:rsidRPr="00EA57B4" w:rsidRDefault="002746EF" w:rsidP="00DA3D34">
            <w:pPr>
              <w:pStyle w:val="PlainText"/>
              <w:jc w:val="center"/>
              <w:rPr>
                <w:ins w:id="704" w:author="Pacella, Christina (DEC)" w:date="2025-04-29T12:06:00Z"/>
                <w:rFonts w:ascii="Garamond" w:eastAsia="MS Mincho" w:hAnsi="Garamond"/>
                <w:b/>
                <w:sz w:val="22"/>
                <w:szCs w:val="22"/>
                <w:u w:val="single"/>
              </w:rPr>
            </w:pPr>
            <w:ins w:id="705" w:author="Pacella, Christina (DEC)" w:date="2025-04-29T12:06:00Z">
              <w:r w:rsidRPr="00EA57B4">
                <w:rPr>
                  <w:rFonts w:ascii="Garamond" w:eastAsia="MS Mincho" w:hAnsi="Garamond"/>
                  <w:b/>
                  <w:sz w:val="22"/>
                  <w:szCs w:val="22"/>
                  <w:u w:val="single"/>
                </w:rPr>
                <w:t>Station</w:t>
              </w:r>
            </w:ins>
          </w:p>
        </w:tc>
        <w:tc>
          <w:tcPr>
            <w:tcW w:w="1883" w:type="dxa"/>
          </w:tcPr>
          <w:p w14:paraId="0EDA7BDE" w14:textId="77777777" w:rsidR="002746EF" w:rsidRPr="00EA57B4" w:rsidRDefault="002746EF" w:rsidP="00DA3D34">
            <w:pPr>
              <w:pStyle w:val="PlainText"/>
              <w:jc w:val="center"/>
              <w:rPr>
                <w:ins w:id="706" w:author="Pacella, Christina (DEC)" w:date="2025-04-29T12:06:00Z"/>
                <w:rFonts w:ascii="Garamond" w:eastAsia="MS Mincho" w:hAnsi="Garamond"/>
                <w:b/>
                <w:sz w:val="22"/>
                <w:szCs w:val="22"/>
                <w:u w:val="single"/>
              </w:rPr>
            </w:pPr>
            <w:ins w:id="707" w:author="Pacella, Christina (DEC)" w:date="2025-04-29T12:06:00Z">
              <w:r w:rsidRPr="00EA57B4">
                <w:rPr>
                  <w:rFonts w:ascii="Garamond" w:eastAsia="MS Mincho" w:hAnsi="Garamond"/>
                  <w:b/>
                  <w:sz w:val="22"/>
                  <w:szCs w:val="22"/>
                  <w:u w:val="single"/>
                </w:rPr>
                <w:t>Serial Number</w:t>
              </w:r>
            </w:ins>
          </w:p>
        </w:tc>
        <w:tc>
          <w:tcPr>
            <w:tcW w:w="2383" w:type="dxa"/>
          </w:tcPr>
          <w:p w14:paraId="6ECEACAB" w14:textId="77777777" w:rsidR="002746EF" w:rsidRPr="00EA57B4" w:rsidRDefault="002746EF" w:rsidP="00DA3D34">
            <w:pPr>
              <w:pStyle w:val="PlainText"/>
              <w:jc w:val="center"/>
              <w:rPr>
                <w:ins w:id="708" w:author="Pacella, Christina (DEC)" w:date="2025-04-29T12:06:00Z"/>
                <w:rFonts w:ascii="Garamond" w:eastAsia="MS Mincho" w:hAnsi="Garamond"/>
                <w:b/>
                <w:sz w:val="22"/>
                <w:szCs w:val="22"/>
                <w:u w:val="single"/>
              </w:rPr>
            </w:pPr>
            <w:ins w:id="709" w:author="Pacella, Christina (DEC)" w:date="2025-04-29T12:06:00Z">
              <w:r w:rsidRPr="00EA57B4">
                <w:rPr>
                  <w:rFonts w:ascii="Garamond" w:eastAsia="MS Mincho" w:hAnsi="Garamond"/>
                  <w:b/>
                  <w:sz w:val="22"/>
                  <w:szCs w:val="22"/>
                  <w:u w:val="single"/>
                </w:rPr>
                <w:t>Date of Cal</w:t>
              </w:r>
            </w:ins>
          </w:p>
        </w:tc>
        <w:tc>
          <w:tcPr>
            <w:tcW w:w="2896" w:type="dxa"/>
          </w:tcPr>
          <w:p w14:paraId="09C2FEBB" w14:textId="77777777" w:rsidR="002746EF" w:rsidRPr="00EA57B4" w:rsidRDefault="002746EF" w:rsidP="00DA3D34">
            <w:pPr>
              <w:pStyle w:val="PlainText"/>
              <w:jc w:val="center"/>
              <w:rPr>
                <w:ins w:id="710" w:author="Pacella, Christina (DEC)" w:date="2025-04-29T12:06:00Z"/>
                <w:rFonts w:ascii="Garamond" w:eastAsia="MS Mincho" w:hAnsi="Garamond"/>
                <w:b/>
                <w:sz w:val="22"/>
                <w:szCs w:val="22"/>
                <w:u w:val="single"/>
              </w:rPr>
            </w:pPr>
            <w:ins w:id="711" w:author="Pacella, Christina (DEC)" w:date="2025-04-29T12:06:00Z">
              <w:r w:rsidRPr="00EA57B4">
                <w:rPr>
                  <w:rFonts w:ascii="Garamond" w:eastAsia="MS Mincho" w:hAnsi="Garamond"/>
                  <w:b/>
                  <w:sz w:val="22"/>
                  <w:szCs w:val="22"/>
                  <w:u w:val="single"/>
                </w:rPr>
                <w:t>Dates of Sensor Use</w:t>
              </w:r>
            </w:ins>
          </w:p>
        </w:tc>
      </w:tr>
      <w:tr w:rsidR="002746EF" w:rsidRPr="00F01A65" w14:paraId="18FEBF58" w14:textId="77777777" w:rsidTr="00DA3D34">
        <w:trPr>
          <w:ins w:id="712" w:author="Pacella, Christina (DEC)" w:date="2025-04-29T12:06:00Z"/>
        </w:trPr>
        <w:tc>
          <w:tcPr>
            <w:tcW w:w="928" w:type="dxa"/>
          </w:tcPr>
          <w:p w14:paraId="2636AE3B" w14:textId="36D48927" w:rsidR="0067607A" w:rsidRPr="00EA57B4" w:rsidRDefault="002746EF" w:rsidP="0067607A">
            <w:pPr>
              <w:pStyle w:val="PlainText"/>
              <w:jc w:val="center"/>
              <w:rPr>
                <w:ins w:id="713" w:author="Pacella, Christina (DEC)" w:date="2025-04-29T12:06:00Z"/>
                <w:rFonts w:ascii="Garamond" w:eastAsia="MS Mincho" w:hAnsi="Garamond"/>
                <w:sz w:val="22"/>
                <w:szCs w:val="22"/>
              </w:rPr>
            </w:pPr>
            <w:ins w:id="714" w:author="Pacella, Christina (DEC)" w:date="2025-04-29T12:06:00Z">
              <w:r w:rsidRPr="00EA57B4">
                <w:rPr>
                  <w:rFonts w:ascii="Garamond" w:eastAsia="MS Mincho" w:hAnsi="Garamond"/>
                  <w:sz w:val="22"/>
                  <w:szCs w:val="22"/>
                </w:rPr>
                <w:t>FS</w:t>
              </w:r>
            </w:ins>
          </w:p>
        </w:tc>
        <w:tc>
          <w:tcPr>
            <w:tcW w:w="1883" w:type="dxa"/>
          </w:tcPr>
          <w:p w14:paraId="1AC6E122" w14:textId="4D022356" w:rsidR="002746EF" w:rsidRPr="00EA57B4" w:rsidRDefault="00AC5212" w:rsidP="00DA3D34">
            <w:pPr>
              <w:jc w:val="center"/>
              <w:rPr>
                <w:ins w:id="715" w:author="Pacella, Christina (DEC)" w:date="2025-04-29T12:06:00Z"/>
                <w:rFonts w:ascii="Garamond" w:hAnsi="Garamond"/>
                <w:color w:val="000000"/>
                <w:sz w:val="22"/>
                <w:szCs w:val="22"/>
              </w:rPr>
            </w:pPr>
            <w:r>
              <w:rPr>
                <w:rFonts w:ascii="Garamond" w:hAnsi="Garamond"/>
                <w:color w:val="000000"/>
                <w:sz w:val="22"/>
                <w:szCs w:val="22"/>
              </w:rPr>
              <w:t>4655</w:t>
            </w:r>
          </w:p>
        </w:tc>
        <w:tc>
          <w:tcPr>
            <w:tcW w:w="2383" w:type="dxa"/>
          </w:tcPr>
          <w:p w14:paraId="5AB784B4" w14:textId="1FBD4137" w:rsidR="002746EF" w:rsidRPr="00EA57B4" w:rsidRDefault="00FC5C27" w:rsidP="00DA3D34">
            <w:pPr>
              <w:pStyle w:val="PlainText"/>
              <w:jc w:val="center"/>
              <w:rPr>
                <w:ins w:id="716" w:author="Pacella, Christina (DEC)" w:date="2025-04-29T12:06:00Z"/>
                <w:rFonts w:ascii="Garamond" w:eastAsia="MS Mincho" w:hAnsi="Garamond"/>
                <w:sz w:val="22"/>
                <w:szCs w:val="22"/>
              </w:rPr>
            </w:pPr>
            <w:r>
              <w:rPr>
                <w:rFonts w:ascii="Garamond" w:eastAsia="MS Mincho" w:hAnsi="Garamond"/>
                <w:sz w:val="22"/>
                <w:szCs w:val="22"/>
              </w:rPr>
              <w:t>07/01/2023</w:t>
            </w:r>
          </w:p>
        </w:tc>
        <w:tc>
          <w:tcPr>
            <w:tcW w:w="2896" w:type="dxa"/>
          </w:tcPr>
          <w:p w14:paraId="4D6AE5CD" w14:textId="62C7ACB5" w:rsidR="0067607A" w:rsidRPr="00EA57B4" w:rsidRDefault="00FC5C27" w:rsidP="0067607A">
            <w:pPr>
              <w:pStyle w:val="PlainText"/>
              <w:jc w:val="center"/>
              <w:rPr>
                <w:ins w:id="717" w:author="Pacella, Christina (DEC)" w:date="2025-04-29T12:06:00Z"/>
                <w:rFonts w:ascii="Garamond" w:eastAsia="MS Mincho" w:hAnsi="Garamond"/>
                <w:sz w:val="22"/>
                <w:szCs w:val="22"/>
              </w:rPr>
            </w:pPr>
            <w:r>
              <w:rPr>
                <w:rFonts w:ascii="Garamond" w:eastAsia="MS Mincho" w:hAnsi="Garamond"/>
                <w:sz w:val="22"/>
                <w:szCs w:val="22"/>
              </w:rPr>
              <w:t>10/24/2023</w:t>
            </w:r>
            <w:ins w:id="718" w:author="Pacella, Christina (DEC)" w:date="2025-04-29T12:06:00Z">
              <w:r w:rsidR="002746EF" w:rsidRPr="00EA57B4">
                <w:rPr>
                  <w:rFonts w:ascii="Garamond" w:eastAsia="MS Mincho" w:hAnsi="Garamond"/>
                  <w:sz w:val="22"/>
                  <w:szCs w:val="22"/>
                </w:rPr>
                <w:t xml:space="preserve"> – </w:t>
              </w:r>
            </w:ins>
            <w:r>
              <w:rPr>
                <w:rFonts w:ascii="Garamond" w:eastAsia="MS Mincho" w:hAnsi="Garamond"/>
                <w:sz w:val="22"/>
                <w:szCs w:val="22"/>
              </w:rPr>
              <w:t>09/03/2025</w:t>
            </w:r>
          </w:p>
        </w:tc>
      </w:tr>
      <w:tr w:rsidR="00AC5212" w:rsidRPr="00F01A65" w14:paraId="279DBED2" w14:textId="77777777" w:rsidTr="00DA3D34">
        <w:tc>
          <w:tcPr>
            <w:tcW w:w="928" w:type="dxa"/>
          </w:tcPr>
          <w:p w14:paraId="352A2680" w14:textId="5FEDC1DE" w:rsidR="00AC5212" w:rsidRPr="00EA57B4" w:rsidRDefault="00AC5212" w:rsidP="0067607A">
            <w:pPr>
              <w:pStyle w:val="PlainText"/>
              <w:jc w:val="center"/>
              <w:rPr>
                <w:rFonts w:ascii="Garamond" w:eastAsia="MS Mincho" w:hAnsi="Garamond"/>
                <w:sz w:val="22"/>
                <w:szCs w:val="22"/>
              </w:rPr>
            </w:pPr>
            <w:r>
              <w:rPr>
                <w:rFonts w:ascii="Garamond" w:eastAsia="MS Mincho" w:hAnsi="Garamond"/>
                <w:sz w:val="22"/>
                <w:szCs w:val="22"/>
              </w:rPr>
              <w:t>FS</w:t>
            </w:r>
          </w:p>
        </w:tc>
        <w:tc>
          <w:tcPr>
            <w:tcW w:w="1883" w:type="dxa"/>
          </w:tcPr>
          <w:p w14:paraId="2D13CEC6" w14:textId="70BD3C0B" w:rsidR="00AC5212" w:rsidRDefault="00AC5212" w:rsidP="00DA3D34">
            <w:pPr>
              <w:jc w:val="center"/>
              <w:rPr>
                <w:rFonts w:ascii="Garamond" w:hAnsi="Garamond"/>
                <w:color w:val="000000"/>
                <w:sz w:val="22"/>
                <w:szCs w:val="22"/>
              </w:rPr>
            </w:pPr>
            <w:r>
              <w:rPr>
                <w:rFonts w:ascii="Garamond" w:hAnsi="Garamond"/>
                <w:color w:val="000000"/>
                <w:sz w:val="22"/>
                <w:szCs w:val="22"/>
              </w:rPr>
              <w:t>5323</w:t>
            </w:r>
          </w:p>
        </w:tc>
        <w:tc>
          <w:tcPr>
            <w:tcW w:w="2383" w:type="dxa"/>
          </w:tcPr>
          <w:p w14:paraId="6BF04656" w14:textId="676924D8" w:rsidR="00AC5212" w:rsidRPr="00EA57B4" w:rsidRDefault="008515D2" w:rsidP="00DA3D34">
            <w:pPr>
              <w:pStyle w:val="PlainText"/>
              <w:jc w:val="center"/>
              <w:rPr>
                <w:rFonts w:ascii="Garamond" w:eastAsia="MS Mincho" w:hAnsi="Garamond"/>
                <w:sz w:val="22"/>
                <w:szCs w:val="22"/>
              </w:rPr>
            </w:pPr>
            <w:r>
              <w:rPr>
                <w:rFonts w:ascii="Garamond" w:eastAsia="MS Mincho" w:hAnsi="Garamond"/>
                <w:sz w:val="22"/>
                <w:szCs w:val="22"/>
              </w:rPr>
              <w:t>08/01/2024</w:t>
            </w:r>
          </w:p>
        </w:tc>
        <w:tc>
          <w:tcPr>
            <w:tcW w:w="2896" w:type="dxa"/>
          </w:tcPr>
          <w:p w14:paraId="7BC74B39" w14:textId="20C68E29" w:rsidR="00AC5212" w:rsidRPr="00EA57B4" w:rsidRDefault="008515D2" w:rsidP="0067607A">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2746EF" w:rsidRPr="00F01A65" w14:paraId="2BD9BA6A" w14:textId="77777777" w:rsidTr="00DA3D34">
        <w:trPr>
          <w:ins w:id="719" w:author="Pacella, Christina (DEC)" w:date="2025-04-29T12:06:00Z"/>
        </w:trPr>
        <w:tc>
          <w:tcPr>
            <w:tcW w:w="928" w:type="dxa"/>
          </w:tcPr>
          <w:p w14:paraId="7FFF4C96" w14:textId="77777777" w:rsidR="002746EF" w:rsidRPr="00EA57B4" w:rsidRDefault="002746EF" w:rsidP="00DA3D34">
            <w:pPr>
              <w:pStyle w:val="PlainText"/>
              <w:jc w:val="center"/>
              <w:rPr>
                <w:ins w:id="720" w:author="Pacella, Christina (DEC)" w:date="2025-04-29T12:06:00Z"/>
                <w:rFonts w:ascii="Garamond" w:eastAsia="MS Mincho" w:hAnsi="Garamond"/>
                <w:sz w:val="22"/>
                <w:szCs w:val="22"/>
              </w:rPr>
            </w:pPr>
            <w:ins w:id="721" w:author="Pacella, Christina (DEC)" w:date="2025-04-29T12:06:00Z">
              <w:r w:rsidRPr="00EA57B4">
                <w:rPr>
                  <w:rFonts w:ascii="Garamond" w:eastAsia="MS Mincho" w:hAnsi="Garamond"/>
                  <w:sz w:val="22"/>
                  <w:szCs w:val="22"/>
                </w:rPr>
                <w:t>NP</w:t>
              </w:r>
            </w:ins>
          </w:p>
        </w:tc>
        <w:tc>
          <w:tcPr>
            <w:tcW w:w="1883" w:type="dxa"/>
            <w:vAlign w:val="bottom"/>
          </w:tcPr>
          <w:p w14:paraId="002A0A7C" w14:textId="586E4CAC" w:rsidR="002746EF" w:rsidRPr="00EA57B4" w:rsidRDefault="00FC5C27" w:rsidP="00DA3D34">
            <w:pPr>
              <w:jc w:val="center"/>
              <w:rPr>
                <w:ins w:id="722" w:author="Pacella, Christina (DEC)" w:date="2025-04-29T12:06:00Z"/>
                <w:rFonts w:ascii="Garamond" w:hAnsi="Garamond"/>
                <w:color w:val="000000"/>
                <w:sz w:val="22"/>
                <w:szCs w:val="22"/>
              </w:rPr>
            </w:pPr>
            <w:r>
              <w:rPr>
                <w:rFonts w:ascii="Garamond" w:hAnsi="Garamond"/>
                <w:color w:val="000000"/>
                <w:sz w:val="22"/>
                <w:szCs w:val="22"/>
              </w:rPr>
              <w:t>4657</w:t>
            </w:r>
          </w:p>
        </w:tc>
        <w:tc>
          <w:tcPr>
            <w:tcW w:w="2383" w:type="dxa"/>
          </w:tcPr>
          <w:p w14:paraId="67E0F16A" w14:textId="25121EE5" w:rsidR="002746EF" w:rsidRPr="00EA57B4" w:rsidRDefault="002746EF" w:rsidP="00DA3D34">
            <w:pPr>
              <w:jc w:val="center"/>
              <w:rPr>
                <w:ins w:id="723" w:author="Pacella, Christina (DEC)" w:date="2025-04-29T12:06:00Z"/>
                <w:rFonts w:ascii="Garamond" w:hAnsi="Garamond"/>
                <w:color w:val="000000"/>
                <w:sz w:val="22"/>
                <w:szCs w:val="22"/>
              </w:rPr>
            </w:pPr>
            <w:ins w:id="724" w:author="Pacella, Christina (DEC)" w:date="2025-04-29T12:06:00Z">
              <w:r>
                <w:rPr>
                  <w:rFonts w:ascii="Garamond" w:hAnsi="Garamond"/>
                  <w:color w:val="000000"/>
                  <w:sz w:val="22"/>
                  <w:szCs w:val="22"/>
                </w:rPr>
                <w:t>0</w:t>
              </w:r>
            </w:ins>
            <w:r w:rsidR="00FC5C27">
              <w:rPr>
                <w:rFonts w:ascii="Garamond" w:hAnsi="Garamond"/>
                <w:color w:val="000000"/>
                <w:sz w:val="22"/>
                <w:szCs w:val="22"/>
              </w:rPr>
              <w:t>7/01/2023</w:t>
            </w:r>
          </w:p>
        </w:tc>
        <w:tc>
          <w:tcPr>
            <w:tcW w:w="2896" w:type="dxa"/>
            <w:vAlign w:val="bottom"/>
          </w:tcPr>
          <w:p w14:paraId="3B9A5C75" w14:textId="4F2DA854" w:rsidR="002746EF" w:rsidRPr="00EA57B4" w:rsidRDefault="00FC5C27" w:rsidP="00DA3D34">
            <w:pPr>
              <w:jc w:val="center"/>
              <w:rPr>
                <w:ins w:id="725" w:author="Pacella, Christina (DEC)" w:date="2025-04-29T12:06:00Z"/>
                <w:rFonts w:ascii="Garamond" w:hAnsi="Garamond"/>
                <w:color w:val="000000"/>
                <w:sz w:val="22"/>
                <w:szCs w:val="22"/>
              </w:rPr>
            </w:pPr>
            <w:r>
              <w:rPr>
                <w:rFonts w:ascii="Garamond" w:hAnsi="Garamond"/>
                <w:color w:val="000000"/>
                <w:sz w:val="22"/>
                <w:szCs w:val="22"/>
              </w:rPr>
              <w:t>10/11/2024 - Current</w:t>
            </w:r>
          </w:p>
        </w:tc>
      </w:tr>
    </w:tbl>
    <w:p w14:paraId="5AD13A0A" w14:textId="77777777" w:rsidR="002746EF" w:rsidRPr="00E87CC3" w:rsidRDefault="002746EF" w:rsidP="002746EF">
      <w:pPr>
        <w:pStyle w:val="PlainText"/>
        <w:rPr>
          <w:ins w:id="726" w:author="Pacella, Christina (DEC)" w:date="2025-04-29T12:06:00Z"/>
          <w:rFonts w:ascii="Garamond" w:eastAsia="MS Mincho" w:hAnsi="Garamond"/>
          <w:sz w:val="22"/>
          <w:szCs w:val="22"/>
        </w:rPr>
      </w:pPr>
    </w:p>
    <w:p w14:paraId="27AC810E" w14:textId="77777777" w:rsidR="002746EF" w:rsidRPr="00E87CC3" w:rsidRDefault="002746EF" w:rsidP="002746EF">
      <w:pPr>
        <w:pStyle w:val="PlainText"/>
        <w:ind w:left="360"/>
        <w:rPr>
          <w:ins w:id="727" w:author="Pacella, Christina (DEC)" w:date="2025-04-29T12:06:00Z"/>
          <w:rFonts w:ascii="Garamond" w:eastAsia="MS Mincho" w:hAnsi="Garamond"/>
          <w:sz w:val="22"/>
          <w:szCs w:val="22"/>
        </w:rPr>
      </w:pPr>
      <w:ins w:id="728" w:author="Pacella, Christina (DEC)" w:date="2025-04-29T12:06:00Z">
        <w:r w:rsidRPr="00E87CC3">
          <w:rPr>
            <w:rFonts w:ascii="Garamond" w:eastAsia="MS Mincho" w:hAnsi="Garamond"/>
            <w:sz w:val="22"/>
            <w:szCs w:val="22"/>
          </w:rPr>
          <w:t xml:space="preserve">Parameter: Precipitation </w:t>
        </w:r>
      </w:ins>
    </w:p>
    <w:p w14:paraId="1FDFAD63" w14:textId="77777777" w:rsidR="002746EF" w:rsidRPr="00E87CC3" w:rsidRDefault="002746EF" w:rsidP="002746EF">
      <w:pPr>
        <w:pStyle w:val="PlainText"/>
        <w:ind w:left="360"/>
        <w:rPr>
          <w:ins w:id="729" w:author="Pacella, Christina (DEC)" w:date="2025-04-29T12:06:00Z"/>
          <w:rFonts w:ascii="Garamond" w:eastAsia="MS Mincho" w:hAnsi="Garamond"/>
          <w:sz w:val="22"/>
          <w:szCs w:val="22"/>
        </w:rPr>
      </w:pPr>
      <w:ins w:id="730" w:author="Pacella, Christina (DEC)" w:date="2025-04-29T12:06:00Z">
        <w:r w:rsidRPr="00E87CC3">
          <w:rPr>
            <w:rFonts w:ascii="Garamond" w:eastAsia="MS Mincho" w:hAnsi="Garamond"/>
            <w:sz w:val="22"/>
            <w:szCs w:val="22"/>
          </w:rPr>
          <w:t>Units: millimeters (mm)</w:t>
        </w:r>
        <w:r w:rsidRPr="00E87CC3">
          <w:rPr>
            <w:rFonts w:ascii="Garamond" w:eastAsia="MS Mincho" w:hAnsi="Garamond"/>
            <w:sz w:val="22"/>
            <w:szCs w:val="22"/>
          </w:rPr>
          <w:tab/>
        </w:r>
        <w:r w:rsidRPr="00E87CC3">
          <w:rPr>
            <w:rFonts w:ascii="Garamond" w:eastAsia="MS Mincho" w:hAnsi="Garamond"/>
            <w:sz w:val="22"/>
            <w:szCs w:val="22"/>
          </w:rPr>
          <w:tab/>
        </w:r>
      </w:ins>
    </w:p>
    <w:p w14:paraId="630B6463" w14:textId="77777777" w:rsidR="002746EF" w:rsidRDefault="002746EF" w:rsidP="002746EF">
      <w:pPr>
        <w:pStyle w:val="PlainText"/>
        <w:ind w:left="360"/>
        <w:rPr>
          <w:rFonts w:ascii="Garamond" w:eastAsia="MS Mincho" w:hAnsi="Garamond"/>
          <w:sz w:val="22"/>
          <w:szCs w:val="22"/>
        </w:rPr>
      </w:pPr>
      <w:ins w:id="731" w:author="Pacella, Christina (DEC)" w:date="2025-04-29T12:06:00Z">
        <w:r w:rsidRPr="00E87CC3">
          <w:rPr>
            <w:rFonts w:ascii="Garamond" w:eastAsia="MS Mincho" w:hAnsi="Garamond"/>
            <w:sz w:val="22"/>
            <w:szCs w:val="22"/>
          </w:rPr>
          <w:t>Sensor type: Tipping Bucket Rain Gauge</w:t>
        </w:r>
        <w:r>
          <w:rPr>
            <w:rFonts w:ascii="Garamond" w:eastAsia="MS Mincho" w:hAnsi="Garamond"/>
            <w:sz w:val="22"/>
            <w:szCs w:val="22"/>
          </w:rPr>
          <w:t xml:space="preserve"> with magnetic reed switch</w:t>
        </w:r>
      </w:ins>
    </w:p>
    <w:p w14:paraId="1C31B488" w14:textId="484A76FF" w:rsidR="005D5EE0" w:rsidRPr="005D5EE0" w:rsidRDefault="005D5EE0" w:rsidP="002746EF">
      <w:pPr>
        <w:pStyle w:val="PlainText"/>
        <w:ind w:left="360"/>
        <w:rPr>
          <w:ins w:id="732" w:author="Pacella, Christina (DEC)" w:date="2025-04-29T12:06:00Z"/>
          <w:rFonts w:ascii="Garamond" w:eastAsia="MS Mincho" w:hAnsi="Garamond"/>
          <w:b/>
          <w:bCs/>
          <w:sz w:val="22"/>
          <w:szCs w:val="22"/>
        </w:rPr>
      </w:pPr>
      <w:r>
        <w:rPr>
          <w:rFonts w:ascii="Garamond" w:eastAsia="MS Mincho" w:hAnsi="Garamond"/>
          <w:b/>
          <w:bCs/>
          <w:sz w:val="22"/>
          <w:szCs w:val="22"/>
        </w:rPr>
        <w:t>In use at NP:</w:t>
      </w:r>
    </w:p>
    <w:p w14:paraId="4717175C" w14:textId="77777777" w:rsidR="002746EF" w:rsidRPr="00E87CC3" w:rsidRDefault="002746EF" w:rsidP="002746EF">
      <w:pPr>
        <w:pStyle w:val="PlainText"/>
        <w:ind w:left="360"/>
        <w:rPr>
          <w:ins w:id="733" w:author="Pacella, Christina (DEC)" w:date="2025-04-29T12:06:00Z"/>
          <w:rFonts w:ascii="Garamond" w:eastAsia="MS Mincho" w:hAnsi="Garamond"/>
          <w:sz w:val="22"/>
          <w:szCs w:val="22"/>
        </w:rPr>
      </w:pPr>
      <w:ins w:id="734" w:author="Pacella, Christina (DEC)" w:date="2025-04-29T12:06:00Z">
        <w:r w:rsidRPr="00E87CC3">
          <w:rPr>
            <w:rFonts w:ascii="Garamond" w:eastAsia="MS Mincho" w:hAnsi="Garamond"/>
            <w:sz w:val="22"/>
            <w:szCs w:val="22"/>
          </w:rPr>
          <w:t xml:space="preserve">Model #:  </w:t>
        </w:r>
        <w:r>
          <w:rPr>
            <w:rFonts w:ascii="Garamond" w:eastAsia="MS Mincho" w:hAnsi="Garamond"/>
            <w:sz w:val="22"/>
            <w:szCs w:val="22"/>
          </w:rPr>
          <w:t>RainVue20</w:t>
        </w:r>
      </w:ins>
    </w:p>
    <w:p w14:paraId="5BE805C1" w14:textId="2C203461" w:rsidR="002746EF" w:rsidRPr="00E87CC3" w:rsidRDefault="002746EF" w:rsidP="002746EF">
      <w:pPr>
        <w:pStyle w:val="PlainText"/>
        <w:ind w:left="360"/>
        <w:rPr>
          <w:ins w:id="735" w:author="Pacella, Christina (DEC)" w:date="2025-04-29T12:06:00Z"/>
          <w:rFonts w:ascii="Garamond" w:eastAsia="MS Mincho" w:hAnsi="Garamond"/>
          <w:sz w:val="22"/>
          <w:szCs w:val="22"/>
        </w:rPr>
      </w:pPr>
      <w:ins w:id="736" w:author="Pacella, Christina (DEC)" w:date="2025-04-29T12:06:00Z">
        <w:r w:rsidRPr="00E87CC3">
          <w:rPr>
            <w:rFonts w:ascii="Garamond" w:eastAsia="MS Mincho" w:hAnsi="Garamond"/>
            <w:sz w:val="22"/>
            <w:szCs w:val="22"/>
          </w:rPr>
          <w:t>Rainfall per tip: 0.</w:t>
        </w:r>
      </w:ins>
      <w:r w:rsidR="006157BE">
        <w:rPr>
          <w:rFonts w:ascii="Garamond" w:eastAsia="MS Mincho" w:hAnsi="Garamond"/>
          <w:sz w:val="22"/>
          <w:szCs w:val="22"/>
        </w:rPr>
        <w:t>01 inch</w:t>
      </w:r>
    </w:p>
    <w:p w14:paraId="6F319514" w14:textId="77777777" w:rsidR="002746EF" w:rsidRPr="00E87CC3" w:rsidRDefault="002746EF" w:rsidP="002746EF">
      <w:pPr>
        <w:pStyle w:val="PlainText"/>
        <w:ind w:left="360"/>
        <w:rPr>
          <w:ins w:id="737" w:author="Pacella, Christina (DEC)" w:date="2025-04-29T12:06:00Z"/>
          <w:rFonts w:ascii="Garamond" w:eastAsia="MS Mincho" w:hAnsi="Garamond"/>
          <w:sz w:val="22"/>
          <w:szCs w:val="22"/>
        </w:rPr>
      </w:pPr>
      <w:ins w:id="738" w:author="Pacella, Christina (DEC)" w:date="2025-04-29T12:06:00Z">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ins>
    </w:p>
    <w:p w14:paraId="5C31038B" w14:textId="77777777" w:rsidR="002746EF" w:rsidRPr="00C66346" w:rsidRDefault="002746EF" w:rsidP="002746EF">
      <w:pPr>
        <w:pStyle w:val="PlainText"/>
        <w:ind w:firstLine="360"/>
        <w:rPr>
          <w:ins w:id="739" w:author="Pacella, Christina (DEC)" w:date="2025-04-29T12:06:00Z"/>
          <w:rFonts w:ascii="Garamond" w:eastAsia="MS Mincho" w:hAnsi="Garamond"/>
          <w:sz w:val="22"/>
          <w:szCs w:val="22"/>
        </w:rPr>
      </w:pPr>
      <w:ins w:id="740" w:author="Pacella, Christina (DEC)" w:date="2025-04-29T12:06:00Z">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ins>
    </w:p>
    <w:p w14:paraId="5F61DF42" w14:textId="77777777" w:rsidR="002746EF" w:rsidRPr="00F01A65" w:rsidRDefault="002746EF" w:rsidP="002746EF">
      <w:pPr>
        <w:pStyle w:val="PlainText"/>
        <w:ind w:left="360"/>
        <w:rPr>
          <w:ins w:id="741" w:author="Pacella, Christina (DEC)" w:date="2025-04-29T12:06:00Z"/>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2746EF" w:rsidRPr="00F01A65" w14:paraId="48753B40" w14:textId="77777777" w:rsidTr="00DA3D34">
        <w:trPr>
          <w:ins w:id="742" w:author="Pacella, Christina (DEC)" w:date="2025-04-29T12:06:00Z"/>
        </w:trPr>
        <w:tc>
          <w:tcPr>
            <w:tcW w:w="928" w:type="dxa"/>
          </w:tcPr>
          <w:p w14:paraId="48BED92B" w14:textId="77777777" w:rsidR="002746EF" w:rsidRPr="00C66346" w:rsidRDefault="002746EF" w:rsidP="00DA3D34">
            <w:pPr>
              <w:pStyle w:val="PlainText"/>
              <w:jc w:val="center"/>
              <w:rPr>
                <w:ins w:id="743" w:author="Pacella, Christina (DEC)" w:date="2025-04-29T12:06:00Z"/>
                <w:rFonts w:ascii="Garamond" w:eastAsia="MS Mincho" w:hAnsi="Garamond"/>
                <w:b/>
                <w:sz w:val="22"/>
                <w:szCs w:val="22"/>
                <w:u w:val="single"/>
              </w:rPr>
            </w:pPr>
            <w:ins w:id="744" w:author="Pacella, Christina (DEC)" w:date="2025-04-29T12:06:00Z">
              <w:r w:rsidRPr="00C66346">
                <w:rPr>
                  <w:rFonts w:ascii="Garamond" w:eastAsia="MS Mincho" w:hAnsi="Garamond"/>
                  <w:b/>
                  <w:sz w:val="22"/>
                  <w:szCs w:val="22"/>
                  <w:u w:val="single"/>
                </w:rPr>
                <w:t>Station</w:t>
              </w:r>
            </w:ins>
          </w:p>
        </w:tc>
        <w:tc>
          <w:tcPr>
            <w:tcW w:w="1883" w:type="dxa"/>
          </w:tcPr>
          <w:p w14:paraId="5C9E1991" w14:textId="77777777" w:rsidR="002746EF" w:rsidRPr="00C66346" w:rsidRDefault="002746EF" w:rsidP="00DA3D34">
            <w:pPr>
              <w:pStyle w:val="PlainText"/>
              <w:jc w:val="center"/>
              <w:rPr>
                <w:ins w:id="745" w:author="Pacella, Christina (DEC)" w:date="2025-04-29T12:06:00Z"/>
                <w:rFonts w:ascii="Garamond" w:eastAsia="MS Mincho" w:hAnsi="Garamond"/>
                <w:b/>
                <w:sz w:val="22"/>
                <w:szCs w:val="22"/>
                <w:u w:val="single"/>
              </w:rPr>
            </w:pPr>
            <w:ins w:id="746" w:author="Pacella, Christina (DEC)" w:date="2025-04-29T12:06:00Z">
              <w:r w:rsidRPr="00C66346">
                <w:rPr>
                  <w:rFonts w:ascii="Garamond" w:eastAsia="MS Mincho" w:hAnsi="Garamond"/>
                  <w:b/>
                  <w:sz w:val="22"/>
                  <w:szCs w:val="22"/>
                  <w:u w:val="single"/>
                </w:rPr>
                <w:t>Serial Number</w:t>
              </w:r>
            </w:ins>
          </w:p>
        </w:tc>
        <w:tc>
          <w:tcPr>
            <w:tcW w:w="2383" w:type="dxa"/>
          </w:tcPr>
          <w:p w14:paraId="3847AC70" w14:textId="77777777" w:rsidR="002746EF" w:rsidRPr="00C66346" w:rsidRDefault="002746EF" w:rsidP="00DA3D34">
            <w:pPr>
              <w:pStyle w:val="PlainText"/>
              <w:jc w:val="center"/>
              <w:rPr>
                <w:ins w:id="747" w:author="Pacella, Christina (DEC)" w:date="2025-04-29T12:06:00Z"/>
                <w:rFonts w:ascii="Garamond" w:eastAsia="MS Mincho" w:hAnsi="Garamond"/>
                <w:b/>
                <w:sz w:val="22"/>
                <w:szCs w:val="22"/>
                <w:u w:val="single"/>
              </w:rPr>
            </w:pPr>
            <w:ins w:id="748" w:author="Pacella, Christina (DEC)" w:date="2025-04-29T12:06:00Z">
              <w:r w:rsidRPr="00C66346">
                <w:rPr>
                  <w:rFonts w:ascii="Garamond" w:eastAsia="MS Mincho" w:hAnsi="Garamond"/>
                  <w:b/>
                  <w:sz w:val="22"/>
                  <w:szCs w:val="22"/>
                  <w:u w:val="single"/>
                </w:rPr>
                <w:t>Date of Cal</w:t>
              </w:r>
            </w:ins>
          </w:p>
        </w:tc>
        <w:tc>
          <w:tcPr>
            <w:tcW w:w="2896" w:type="dxa"/>
          </w:tcPr>
          <w:p w14:paraId="30AF1995" w14:textId="77777777" w:rsidR="002746EF" w:rsidRPr="00C66346" w:rsidRDefault="002746EF" w:rsidP="00DA3D34">
            <w:pPr>
              <w:pStyle w:val="PlainText"/>
              <w:jc w:val="center"/>
              <w:rPr>
                <w:ins w:id="749" w:author="Pacella, Christina (DEC)" w:date="2025-04-29T12:06:00Z"/>
                <w:rFonts w:ascii="Garamond" w:eastAsia="MS Mincho" w:hAnsi="Garamond"/>
                <w:b/>
                <w:sz w:val="22"/>
                <w:szCs w:val="22"/>
                <w:u w:val="single"/>
              </w:rPr>
            </w:pPr>
            <w:ins w:id="750" w:author="Pacella, Christina (DEC)" w:date="2025-04-29T12:06:00Z">
              <w:r w:rsidRPr="00C66346">
                <w:rPr>
                  <w:rFonts w:ascii="Garamond" w:eastAsia="MS Mincho" w:hAnsi="Garamond"/>
                  <w:b/>
                  <w:sz w:val="22"/>
                  <w:szCs w:val="22"/>
                  <w:u w:val="single"/>
                </w:rPr>
                <w:t>Dates of Sensor Use</w:t>
              </w:r>
            </w:ins>
          </w:p>
        </w:tc>
      </w:tr>
      <w:tr w:rsidR="002746EF" w:rsidRPr="00F01A65" w14:paraId="6A84293C" w14:textId="77777777" w:rsidTr="00DA3D34">
        <w:trPr>
          <w:ins w:id="751" w:author="Pacella, Christina (DEC)" w:date="2025-04-29T12:06:00Z"/>
        </w:trPr>
        <w:tc>
          <w:tcPr>
            <w:tcW w:w="928" w:type="dxa"/>
          </w:tcPr>
          <w:p w14:paraId="546EE316" w14:textId="77777777" w:rsidR="002746EF" w:rsidRPr="00CD535C" w:rsidRDefault="002746EF" w:rsidP="00DA3D34">
            <w:pPr>
              <w:pStyle w:val="PlainText"/>
              <w:jc w:val="center"/>
              <w:rPr>
                <w:ins w:id="752" w:author="Pacella, Christina (DEC)" w:date="2025-04-29T12:06:00Z"/>
                <w:rFonts w:ascii="Garamond" w:eastAsia="MS Mincho" w:hAnsi="Garamond"/>
                <w:sz w:val="22"/>
                <w:szCs w:val="22"/>
              </w:rPr>
            </w:pPr>
            <w:ins w:id="753" w:author="Pacella, Christina (DEC)" w:date="2025-04-29T12:06:00Z">
              <w:r w:rsidRPr="00CD535C">
                <w:rPr>
                  <w:rFonts w:ascii="Garamond" w:eastAsia="MS Mincho" w:hAnsi="Garamond"/>
                  <w:sz w:val="22"/>
                  <w:szCs w:val="22"/>
                </w:rPr>
                <w:t>FS</w:t>
              </w:r>
            </w:ins>
          </w:p>
        </w:tc>
        <w:tc>
          <w:tcPr>
            <w:tcW w:w="1883" w:type="dxa"/>
          </w:tcPr>
          <w:p w14:paraId="3D0A9EDB" w14:textId="77777777" w:rsidR="002746EF" w:rsidRPr="00CD535C" w:rsidRDefault="002746EF" w:rsidP="00DA3D34">
            <w:pPr>
              <w:jc w:val="center"/>
              <w:rPr>
                <w:ins w:id="754" w:author="Pacella, Christina (DEC)" w:date="2025-04-29T12:06:00Z"/>
                <w:rFonts w:ascii="Garamond" w:hAnsi="Garamond"/>
                <w:color w:val="000000"/>
                <w:sz w:val="22"/>
                <w:szCs w:val="22"/>
              </w:rPr>
            </w:pPr>
            <w:ins w:id="755" w:author="Pacella, Christina (DEC)" w:date="2025-04-29T12:06:00Z">
              <w:r w:rsidRPr="00CD535C">
                <w:rPr>
                  <w:rFonts w:ascii="Garamond" w:hAnsi="Garamond"/>
                  <w:color w:val="000000"/>
                  <w:sz w:val="22"/>
                  <w:szCs w:val="22"/>
                </w:rPr>
                <w:t>212610</w:t>
              </w:r>
            </w:ins>
          </w:p>
        </w:tc>
        <w:tc>
          <w:tcPr>
            <w:tcW w:w="2383" w:type="dxa"/>
          </w:tcPr>
          <w:p w14:paraId="5B7D058F" w14:textId="77777777" w:rsidR="002746EF" w:rsidRPr="00CD535C" w:rsidRDefault="002746EF" w:rsidP="00DA3D34">
            <w:pPr>
              <w:pStyle w:val="PlainText"/>
              <w:jc w:val="center"/>
              <w:rPr>
                <w:ins w:id="756" w:author="Pacella, Christina (DEC)" w:date="2025-04-29T12:06:00Z"/>
                <w:rFonts w:ascii="Garamond" w:eastAsia="MS Mincho" w:hAnsi="Garamond"/>
                <w:sz w:val="22"/>
                <w:szCs w:val="22"/>
              </w:rPr>
            </w:pPr>
            <w:ins w:id="757" w:author="Pacella, Christina (DEC)" w:date="2025-04-29T12:06:00Z">
              <w:r w:rsidRPr="00CD535C">
                <w:rPr>
                  <w:rFonts w:ascii="Garamond" w:eastAsia="MS Mincho" w:hAnsi="Garamond"/>
                  <w:sz w:val="22"/>
                  <w:szCs w:val="22"/>
                </w:rPr>
                <w:t>10/24/2023</w:t>
              </w:r>
            </w:ins>
          </w:p>
        </w:tc>
        <w:tc>
          <w:tcPr>
            <w:tcW w:w="2896" w:type="dxa"/>
          </w:tcPr>
          <w:p w14:paraId="664B1C28" w14:textId="5BB43BB5" w:rsidR="002746EF" w:rsidRPr="00CD535C" w:rsidRDefault="002746EF" w:rsidP="00DA3D34">
            <w:pPr>
              <w:pStyle w:val="PlainText"/>
              <w:jc w:val="center"/>
              <w:rPr>
                <w:ins w:id="758" w:author="Pacella, Christina (DEC)" w:date="2025-04-29T12:06:00Z"/>
                <w:rFonts w:ascii="Garamond" w:eastAsia="MS Mincho" w:hAnsi="Garamond"/>
                <w:sz w:val="22"/>
                <w:szCs w:val="22"/>
              </w:rPr>
            </w:pPr>
            <w:ins w:id="759" w:author="Pacella, Christina (DEC)" w:date="2025-04-29T12:06:00Z">
              <w:r w:rsidRPr="00CD535C">
                <w:rPr>
                  <w:rFonts w:ascii="Garamond" w:eastAsia="MS Mincho" w:hAnsi="Garamond"/>
                  <w:sz w:val="22"/>
                  <w:szCs w:val="22"/>
                </w:rPr>
                <w:t xml:space="preserve">11/18/2021 – </w:t>
              </w:r>
            </w:ins>
            <w:r w:rsidR="00D04FD5">
              <w:rPr>
                <w:rFonts w:ascii="Garamond" w:eastAsia="MS Mincho" w:hAnsi="Garamond"/>
                <w:sz w:val="22"/>
                <w:szCs w:val="22"/>
              </w:rPr>
              <w:t>09/03/2025</w:t>
            </w:r>
          </w:p>
        </w:tc>
      </w:tr>
      <w:tr w:rsidR="002746EF" w:rsidRPr="00F01A65" w14:paraId="172DA4C3" w14:textId="77777777" w:rsidTr="00DA3D34">
        <w:trPr>
          <w:ins w:id="760" w:author="Pacella, Christina (DEC)" w:date="2025-04-29T12:06:00Z"/>
        </w:trPr>
        <w:tc>
          <w:tcPr>
            <w:tcW w:w="928" w:type="dxa"/>
          </w:tcPr>
          <w:p w14:paraId="6B2EC28E" w14:textId="77777777" w:rsidR="002746EF" w:rsidRPr="00801CB0" w:rsidRDefault="002746EF" w:rsidP="00DA3D34">
            <w:pPr>
              <w:pStyle w:val="PlainText"/>
              <w:jc w:val="center"/>
              <w:rPr>
                <w:ins w:id="761" w:author="Pacella, Christina (DEC)" w:date="2025-04-29T12:06:00Z"/>
                <w:rFonts w:ascii="Garamond" w:eastAsia="MS Mincho" w:hAnsi="Garamond"/>
                <w:sz w:val="22"/>
                <w:szCs w:val="22"/>
              </w:rPr>
            </w:pPr>
            <w:ins w:id="762" w:author="Pacella, Christina (DEC)" w:date="2025-04-29T12:06:00Z">
              <w:r w:rsidRPr="00801CB0">
                <w:rPr>
                  <w:rFonts w:ascii="Garamond" w:eastAsia="MS Mincho" w:hAnsi="Garamond"/>
                  <w:sz w:val="22"/>
                  <w:szCs w:val="22"/>
                </w:rPr>
                <w:t>NP</w:t>
              </w:r>
            </w:ins>
          </w:p>
        </w:tc>
        <w:tc>
          <w:tcPr>
            <w:tcW w:w="1883" w:type="dxa"/>
            <w:vAlign w:val="bottom"/>
          </w:tcPr>
          <w:p w14:paraId="7BEAA0AB" w14:textId="77777777" w:rsidR="002746EF" w:rsidRPr="00801CB0" w:rsidRDefault="002746EF" w:rsidP="00DA3D34">
            <w:pPr>
              <w:jc w:val="center"/>
              <w:rPr>
                <w:ins w:id="763" w:author="Pacella, Christina (DEC)" w:date="2025-04-29T12:06:00Z"/>
                <w:rFonts w:ascii="Garamond" w:hAnsi="Garamond"/>
                <w:color w:val="000000"/>
                <w:sz w:val="22"/>
                <w:szCs w:val="22"/>
              </w:rPr>
            </w:pPr>
            <w:ins w:id="764" w:author="Pacella, Christina (DEC)" w:date="2025-04-29T12:06:00Z">
              <w:r w:rsidRPr="00801CB0">
                <w:rPr>
                  <w:rFonts w:ascii="Garamond" w:hAnsi="Garamond"/>
                  <w:color w:val="000000"/>
                  <w:sz w:val="22"/>
                  <w:szCs w:val="22"/>
                </w:rPr>
                <w:t>203321</w:t>
              </w:r>
            </w:ins>
          </w:p>
        </w:tc>
        <w:tc>
          <w:tcPr>
            <w:tcW w:w="2383" w:type="dxa"/>
          </w:tcPr>
          <w:p w14:paraId="7322AD4A" w14:textId="77777777" w:rsidR="002746EF" w:rsidRPr="00801CB0" w:rsidRDefault="002746EF" w:rsidP="00DA3D34">
            <w:pPr>
              <w:jc w:val="center"/>
              <w:rPr>
                <w:ins w:id="765" w:author="Pacella, Christina (DEC)" w:date="2025-04-29T12:06:00Z"/>
                <w:rFonts w:ascii="Garamond" w:hAnsi="Garamond"/>
                <w:color w:val="000000"/>
                <w:sz w:val="22"/>
                <w:szCs w:val="22"/>
              </w:rPr>
            </w:pPr>
            <w:ins w:id="766" w:author="Pacella, Christina (DEC)" w:date="2025-04-29T12:06:00Z">
              <w:r w:rsidRPr="00801CB0">
                <w:rPr>
                  <w:rFonts w:ascii="Garamond" w:hAnsi="Garamond"/>
                  <w:color w:val="000000"/>
                  <w:sz w:val="22"/>
                  <w:szCs w:val="22"/>
                </w:rPr>
                <w:t>10/06/2022</w:t>
              </w:r>
            </w:ins>
          </w:p>
        </w:tc>
        <w:tc>
          <w:tcPr>
            <w:tcW w:w="2896" w:type="dxa"/>
            <w:vAlign w:val="bottom"/>
          </w:tcPr>
          <w:p w14:paraId="145EE2C0" w14:textId="561FD9AF" w:rsidR="002746EF" w:rsidRPr="00801CB0" w:rsidRDefault="002746EF" w:rsidP="00DA3D34">
            <w:pPr>
              <w:jc w:val="center"/>
              <w:rPr>
                <w:ins w:id="767" w:author="Pacella, Christina (DEC)" w:date="2025-04-29T12:06:00Z"/>
                <w:rFonts w:ascii="Garamond" w:hAnsi="Garamond"/>
                <w:color w:val="000000"/>
                <w:sz w:val="22"/>
                <w:szCs w:val="22"/>
              </w:rPr>
            </w:pPr>
            <w:ins w:id="768" w:author="Pacella, Christina (DEC)" w:date="2025-04-29T12:06:00Z">
              <w:r w:rsidRPr="00801CB0">
                <w:rPr>
                  <w:rFonts w:ascii="Garamond" w:hAnsi="Garamond"/>
                  <w:color w:val="000000"/>
                  <w:sz w:val="22"/>
                  <w:szCs w:val="22"/>
                </w:rPr>
                <w:t xml:space="preserve">10/06/2022 </w:t>
              </w:r>
            </w:ins>
            <w:r w:rsidR="005D5EE0">
              <w:rPr>
                <w:rFonts w:ascii="Garamond" w:hAnsi="Garamond"/>
                <w:color w:val="000000"/>
                <w:sz w:val="22"/>
                <w:szCs w:val="22"/>
              </w:rPr>
              <w:t>–</w:t>
            </w:r>
            <w:ins w:id="769" w:author="Pacella, Christina (DEC)" w:date="2025-04-29T12:06:00Z">
              <w:r w:rsidRPr="00801CB0">
                <w:rPr>
                  <w:rFonts w:ascii="Garamond" w:hAnsi="Garamond"/>
                  <w:color w:val="000000"/>
                  <w:sz w:val="22"/>
                  <w:szCs w:val="22"/>
                </w:rPr>
                <w:t xml:space="preserve"> Current</w:t>
              </w:r>
            </w:ins>
          </w:p>
        </w:tc>
      </w:tr>
    </w:tbl>
    <w:p w14:paraId="51D21416" w14:textId="77777777" w:rsidR="005D5EE0" w:rsidRDefault="005D5EE0" w:rsidP="00BA3E11">
      <w:pPr>
        <w:pStyle w:val="PlainText"/>
        <w:ind w:left="360"/>
        <w:rPr>
          <w:rFonts w:ascii="Garamond" w:eastAsia="MS Mincho" w:hAnsi="Garamond"/>
          <w:b/>
          <w:bCs/>
          <w:sz w:val="22"/>
          <w:szCs w:val="22"/>
        </w:rPr>
      </w:pPr>
    </w:p>
    <w:p w14:paraId="4D092531" w14:textId="1EEEFFA5" w:rsidR="00BA3E11" w:rsidRPr="00DE52FD" w:rsidRDefault="00DE52FD" w:rsidP="00BA3E11">
      <w:pPr>
        <w:pStyle w:val="PlainText"/>
        <w:ind w:left="360"/>
        <w:rPr>
          <w:rFonts w:ascii="Garamond" w:eastAsia="MS Mincho" w:hAnsi="Garamond"/>
          <w:b/>
          <w:bCs/>
          <w:sz w:val="22"/>
          <w:szCs w:val="22"/>
        </w:rPr>
      </w:pPr>
      <w:r>
        <w:rPr>
          <w:rFonts w:ascii="Garamond" w:eastAsia="MS Mincho" w:hAnsi="Garamond"/>
          <w:b/>
          <w:bCs/>
          <w:sz w:val="22"/>
          <w:szCs w:val="22"/>
        </w:rPr>
        <w:t>In use at FS</w:t>
      </w:r>
      <w:r w:rsidR="005D5EE0">
        <w:rPr>
          <w:rFonts w:ascii="Garamond" w:eastAsia="MS Mincho" w:hAnsi="Garamond"/>
          <w:b/>
          <w:bCs/>
          <w:sz w:val="22"/>
          <w:szCs w:val="22"/>
        </w:rPr>
        <w:t>:</w:t>
      </w:r>
    </w:p>
    <w:p w14:paraId="6F8240DA" w14:textId="665103BC" w:rsidR="00BA3E11" w:rsidRPr="00E87CC3" w:rsidRDefault="00BA3E11" w:rsidP="00BA3E11">
      <w:pPr>
        <w:pStyle w:val="PlainText"/>
        <w:ind w:left="360"/>
        <w:rPr>
          <w:ins w:id="770" w:author="Pacella, Christina (DEC)" w:date="2025-04-29T12:06:00Z"/>
          <w:rFonts w:ascii="Garamond" w:eastAsia="MS Mincho" w:hAnsi="Garamond"/>
          <w:sz w:val="22"/>
          <w:szCs w:val="22"/>
        </w:rPr>
      </w:pPr>
      <w:ins w:id="771" w:author="Pacella, Christina (DEC)" w:date="2025-04-29T12:06:00Z">
        <w:r w:rsidRPr="00E87CC3">
          <w:rPr>
            <w:rFonts w:ascii="Garamond" w:eastAsia="MS Mincho" w:hAnsi="Garamond"/>
            <w:sz w:val="22"/>
            <w:szCs w:val="22"/>
          </w:rPr>
          <w:t xml:space="preserve">Model #:  </w:t>
        </w:r>
        <w:r>
          <w:rPr>
            <w:rFonts w:ascii="Garamond" w:eastAsia="MS Mincho" w:hAnsi="Garamond"/>
            <w:sz w:val="22"/>
            <w:szCs w:val="22"/>
          </w:rPr>
          <w:t>RainVue20</w:t>
        </w:r>
      </w:ins>
    </w:p>
    <w:p w14:paraId="72FED404" w14:textId="55F05AE7" w:rsidR="00BA3E11" w:rsidRPr="00E87CC3" w:rsidRDefault="00BA3E11" w:rsidP="00BA3E11">
      <w:pPr>
        <w:pStyle w:val="PlainText"/>
        <w:ind w:left="360"/>
        <w:rPr>
          <w:ins w:id="772" w:author="Pacella, Christina (DEC)" w:date="2025-04-29T12:06:00Z"/>
          <w:rFonts w:ascii="Garamond" w:eastAsia="MS Mincho" w:hAnsi="Garamond"/>
          <w:sz w:val="22"/>
          <w:szCs w:val="22"/>
        </w:rPr>
      </w:pPr>
      <w:ins w:id="773" w:author="Pacella, Christina (DEC)" w:date="2025-04-29T12:06:00Z">
        <w:r w:rsidRPr="00E87CC3">
          <w:rPr>
            <w:rFonts w:ascii="Garamond" w:eastAsia="MS Mincho" w:hAnsi="Garamond"/>
            <w:sz w:val="22"/>
            <w:szCs w:val="22"/>
          </w:rPr>
          <w:t>Rainfall per tip: 0.</w:t>
        </w:r>
      </w:ins>
      <w:r>
        <w:rPr>
          <w:rFonts w:ascii="Garamond" w:eastAsia="MS Mincho" w:hAnsi="Garamond"/>
          <w:sz w:val="22"/>
          <w:szCs w:val="22"/>
        </w:rPr>
        <w:t>1 mm</w:t>
      </w:r>
    </w:p>
    <w:p w14:paraId="3518A227" w14:textId="77777777" w:rsidR="00BA3E11" w:rsidRPr="00E87CC3" w:rsidRDefault="00BA3E11" w:rsidP="00BA3E11">
      <w:pPr>
        <w:pStyle w:val="PlainText"/>
        <w:ind w:left="360"/>
        <w:rPr>
          <w:ins w:id="774" w:author="Pacella, Christina (DEC)" w:date="2025-04-29T12:06:00Z"/>
          <w:rFonts w:ascii="Garamond" w:eastAsia="MS Mincho" w:hAnsi="Garamond"/>
          <w:sz w:val="22"/>
          <w:szCs w:val="22"/>
        </w:rPr>
      </w:pPr>
      <w:ins w:id="775" w:author="Pacella, Christina (DEC)" w:date="2025-04-29T12:06:00Z">
        <w:r w:rsidRPr="00E87CC3">
          <w:rPr>
            <w:rFonts w:ascii="Garamond" w:eastAsia="MS Mincho" w:hAnsi="Garamond"/>
            <w:sz w:val="22"/>
            <w:szCs w:val="22"/>
          </w:rPr>
          <w:t xml:space="preserve">Operating range: Temperature: </w:t>
        </w:r>
        <w:r>
          <w:rPr>
            <w:rFonts w:ascii="Garamond" w:eastAsia="MS Mincho" w:hAnsi="Garamond"/>
            <w:sz w:val="22"/>
            <w:szCs w:val="22"/>
          </w:rPr>
          <w:t>1</w:t>
        </w:r>
        <w:r w:rsidRPr="00E87CC3">
          <w:rPr>
            <w:rFonts w:ascii="Garamond" w:eastAsia="MS Mincho" w:hAnsi="Garamond"/>
            <w:sz w:val="22"/>
            <w:szCs w:val="22"/>
          </w:rPr>
          <w:t xml:space="preserve">° to </w:t>
        </w:r>
        <w:r>
          <w:rPr>
            <w:rFonts w:ascii="Garamond" w:eastAsia="MS Mincho" w:hAnsi="Garamond"/>
            <w:sz w:val="22"/>
            <w:szCs w:val="22"/>
          </w:rPr>
          <w:t>+7</w:t>
        </w:r>
        <w:r w:rsidRPr="00E87CC3">
          <w:rPr>
            <w:rFonts w:ascii="Garamond" w:eastAsia="MS Mincho" w:hAnsi="Garamond"/>
            <w:sz w:val="22"/>
            <w:szCs w:val="22"/>
          </w:rPr>
          <w:t>0°C; Humidity: 0 to 100%</w:t>
        </w:r>
      </w:ins>
    </w:p>
    <w:p w14:paraId="0D118006" w14:textId="77777777" w:rsidR="00BA3E11" w:rsidRPr="00C66346" w:rsidRDefault="00BA3E11" w:rsidP="00BA3E11">
      <w:pPr>
        <w:pStyle w:val="PlainText"/>
        <w:ind w:firstLine="360"/>
        <w:rPr>
          <w:ins w:id="776" w:author="Pacella, Christina (DEC)" w:date="2025-04-29T12:06:00Z"/>
          <w:rFonts w:ascii="Garamond" w:eastAsia="MS Mincho" w:hAnsi="Garamond"/>
          <w:sz w:val="22"/>
          <w:szCs w:val="22"/>
        </w:rPr>
      </w:pPr>
      <w:ins w:id="777" w:author="Pacella, Christina (DEC)" w:date="2025-04-29T12:06:00Z">
        <w:r w:rsidRPr="00C66346">
          <w:rPr>
            <w:rFonts w:ascii="Garamond" w:eastAsia="MS Mincho" w:hAnsi="Garamond"/>
            <w:sz w:val="22"/>
            <w:szCs w:val="22"/>
          </w:rPr>
          <w:t>Accuracy:  1% (0 – 500 mm/h</w:t>
        </w:r>
        <w:r>
          <w:rPr>
            <w:rFonts w:ascii="Garamond" w:eastAsia="MS Mincho" w:hAnsi="Garamond"/>
            <w:sz w:val="22"/>
            <w:szCs w:val="22"/>
          </w:rPr>
          <w:t>ou</w:t>
        </w:r>
        <w:r w:rsidRPr="00C66346">
          <w:rPr>
            <w:rFonts w:ascii="Garamond" w:eastAsia="MS Mincho" w:hAnsi="Garamond"/>
            <w:sz w:val="22"/>
            <w:szCs w:val="22"/>
          </w:rPr>
          <w:t>r intensity of rainfall)</w:t>
        </w:r>
      </w:ins>
    </w:p>
    <w:p w14:paraId="73690F16" w14:textId="77777777" w:rsidR="00BA3E11" w:rsidRPr="00F01A65" w:rsidRDefault="00BA3E11" w:rsidP="00BA3E11">
      <w:pPr>
        <w:pStyle w:val="PlainText"/>
        <w:ind w:left="360"/>
        <w:rPr>
          <w:ins w:id="778" w:author="Pacella, Christina (DEC)" w:date="2025-04-29T12:06:00Z"/>
          <w:rFonts w:ascii="Garamond" w:eastAsia="MS Mincho" w:hAnsi="Garamond"/>
          <w:sz w:val="22"/>
          <w:szCs w:val="22"/>
          <w:highlight w:val="yellow"/>
        </w:rPr>
      </w:pPr>
    </w:p>
    <w:tbl>
      <w:tblPr>
        <w:tblStyle w:val="TableGrid"/>
        <w:tblW w:w="8090" w:type="dxa"/>
        <w:tblInd w:w="360" w:type="dxa"/>
        <w:tblLook w:val="04A0" w:firstRow="1" w:lastRow="0" w:firstColumn="1" w:lastColumn="0" w:noHBand="0" w:noVBand="1"/>
      </w:tblPr>
      <w:tblGrid>
        <w:gridCol w:w="928"/>
        <w:gridCol w:w="1883"/>
        <w:gridCol w:w="2383"/>
        <w:gridCol w:w="2896"/>
      </w:tblGrid>
      <w:tr w:rsidR="00BA3E11" w:rsidRPr="00F01A65" w14:paraId="1FA98BEF" w14:textId="77777777" w:rsidTr="008539CA">
        <w:trPr>
          <w:ins w:id="779" w:author="Pacella, Christina (DEC)" w:date="2025-04-29T12:06:00Z"/>
        </w:trPr>
        <w:tc>
          <w:tcPr>
            <w:tcW w:w="928" w:type="dxa"/>
          </w:tcPr>
          <w:p w14:paraId="2074C5F1" w14:textId="77777777" w:rsidR="00BA3E11" w:rsidRPr="00C66346" w:rsidRDefault="00BA3E11" w:rsidP="008539CA">
            <w:pPr>
              <w:pStyle w:val="PlainText"/>
              <w:jc w:val="center"/>
              <w:rPr>
                <w:ins w:id="780" w:author="Pacella, Christina (DEC)" w:date="2025-04-29T12:06:00Z"/>
                <w:rFonts w:ascii="Garamond" w:eastAsia="MS Mincho" w:hAnsi="Garamond"/>
                <w:b/>
                <w:sz w:val="22"/>
                <w:szCs w:val="22"/>
                <w:u w:val="single"/>
              </w:rPr>
            </w:pPr>
            <w:ins w:id="781" w:author="Pacella, Christina (DEC)" w:date="2025-04-29T12:06:00Z">
              <w:r w:rsidRPr="00C66346">
                <w:rPr>
                  <w:rFonts w:ascii="Garamond" w:eastAsia="MS Mincho" w:hAnsi="Garamond"/>
                  <w:b/>
                  <w:sz w:val="22"/>
                  <w:szCs w:val="22"/>
                  <w:u w:val="single"/>
                </w:rPr>
                <w:t>Station</w:t>
              </w:r>
            </w:ins>
          </w:p>
        </w:tc>
        <w:tc>
          <w:tcPr>
            <w:tcW w:w="1883" w:type="dxa"/>
          </w:tcPr>
          <w:p w14:paraId="3ADA6746" w14:textId="77777777" w:rsidR="00BA3E11" w:rsidRPr="00C66346" w:rsidRDefault="00BA3E11" w:rsidP="008539CA">
            <w:pPr>
              <w:pStyle w:val="PlainText"/>
              <w:jc w:val="center"/>
              <w:rPr>
                <w:ins w:id="782" w:author="Pacella, Christina (DEC)" w:date="2025-04-29T12:06:00Z"/>
                <w:rFonts w:ascii="Garamond" w:eastAsia="MS Mincho" w:hAnsi="Garamond"/>
                <w:b/>
                <w:sz w:val="22"/>
                <w:szCs w:val="22"/>
                <w:u w:val="single"/>
              </w:rPr>
            </w:pPr>
            <w:ins w:id="783" w:author="Pacella, Christina (DEC)" w:date="2025-04-29T12:06:00Z">
              <w:r w:rsidRPr="00C66346">
                <w:rPr>
                  <w:rFonts w:ascii="Garamond" w:eastAsia="MS Mincho" w:hAnsi="Garamond"/>
                  <w:b/>
                  <w:sz w:val="22"/>
                  <w:szCs w:val="22"/>
                  <w:u w:val="single"/>
                </w:rPr>
                <w:t>Serial Number</w:t>
              </w:r>
            </w:ins>
          </w:p>
        </w:tc>
        <w:tc>
          <w:tcPr>
            <w:tcW w:w="2383" w:type="dxa"/>
          </w:tcPr>
          <w:p w14:paraId="67B8AF29" w14:textId="77777777" w:rsidR="00BA3E11" w:rsidRPr="00C66346" w:rsidRDefault="00BA3E11" w:rsidP="008539CA">
            <w:pPr>
              <w:pStyle w:val="PlainText"/>
              <w:jc w:val="center"/>
              <w:rPr>
                <w:ins w:id="784" w:author="Pacella, Christina (DEC)" w:date="2025-04-29T12:06:00Z"/>
                <w:rFonts w:ascii="Garamond" w:eastAsia="MS Mincho" w:hAnsi="Garamond"/>
                <w:b/>
                <w:sz w:val="22"/>
                <w:szCs w:val="22"/>
                <w:u w:val="single"/>
              </w:rPr>
            </w:pPr>
            <w:ins w:id="785" w:author="Pacella, Christina (DEC)" w:date="2025-04-29T12:06:00Z">
              <w:r w:rsidRPr="00C66346">
                <w:rPr>
                  <w:rFonts w:ascii="Garamond" w:eastAsia="MS Mincho" w:hAnsi="Garamond"/>
                  <w:b/>
                  <w:sz w:val="22"/>
                  <w:szCs w:val="22"/>
                  <w:u w:val="single"/>
                </w:rPr>
                <w:t>Date of Cal</w:t>
              </w:r>
            </w:ins>
          </w:p>
        </w:tc>
        <w:tc>
          <w:tcPr>
            <w:tcW w:w="2896" w:type="dxa"/>
          </w:tcPr>
          <w:p w14:paraId="3324A3B8" w14:textId="77777777" w:rsidR="00BA3E11" w:rsidRPr="00C66346" w:rsidRDefault="00BA3E11" w:rsidP="008539CA">
            <w:pPr>
              <w:pStyle w:val="PlainText"/>
              <w:jc w:val="center"/>
              <w:rPr>
                <w:ins w:id="786" w:author="Pacella, Christina (DEC)" w:date="2025-04-29T12:06:00Z"/>
                <w:rFonts w:ascii="Garamond" w:eastAsia="MS Mincho" w:hAnsi="Garamond"/>
                <w:b/>
                <w:sz w:val="22"/>
                <w:szCs w:val="22"/>
                <w:u w:val="single"/>
              </w:rPr>
            </w:pPr>
            <w:ins w:id="787" w:author="Pacella, Christina (DEC)" w:date="2025-04-29T12:06:00Z">
              <w:r w:rsidRPr="00C66346">
                <w:rPr>
                  <w:rFonts w:ascii="Garamond" w:eastAsia="MS Mincho" w:hAnsi="Garamond"/>
                  <w:b/>
                  <w:sz w:val="22"/>
                  <w:szCs w:val="22"/>
                  <w:u w:val="single"/>
                </w:rPr>
                <w:t>Dates of Sensor Use</w:t>
              </w:r>
            </w:ins>
          </w:p>
        </w:tc>
      </w:tr>
      <w:tr w:rsidR="00BA3E11" w:rsidRPr="00F01A65" w14:paraId="4AF1088C" w14:textId="77777777" w:rsidTr="008539CA">
        <w:trPr>
          <w:ins w:id="788" w:author="Pacella, Christina (DEC)" w:date="2025-04-29T12:06:00Z"/>
        </w:trPr>
        <w:tc>
          <w:tcPr>
            <w:tcW w:w="928" w:type="dxa"/>
          </w:tcPr>
          <w:p w14:paraId="466A0B3E" w14:textId="77777777" w:rsidR="00BA3E11" w:rsidRPr="00CD535C" w:rsidRDefault="00BA3E11" w:rsidP="008539CA">
            <w:pPr>
              <w:pStyle w:val="PlainText"/>
              <w:jc w:val="center"/>
              <w:rPr>
                <w:ins w:id="789" w:author="Pacella, Christina (DEC)" w:date="2025-04-29T12:06:00Z"/>
                <w:rFonts w:ascii="Garamond" w:eastAsia="MS Mincho" w:hAnsi="Garamond"/>
                <w:sz w:val="22"/>
                <w:szCs w:val="22"/>
              </w:rPr>
            </w:pPr>
            <w:ins w:id="790" w:author="Pacella, Christina (DEC)" w:date="2025-04-29T12:06:00Z">
              <w:r w:rsidRPr="00CD535C">
                <w:rPr>
                  <w:rFonts w:ascii="Garamond" w:eastAsia="MS Mincho" w:hAnsi="Garamond"/>
                  <w:sz w:val="22"/>
                  <w:szCs w:val="22"/>
                </w:rPr>
                <w:t>FS</w:t>
              </w:r>
            </w:ins>
          </w:p>
        </w:tc>
        <w:tc>
          <w:tcPr>
            <w:tcW w:w="1883" w:type="dxa"/>
          </w:tcPr>
          <w:p w14:paraId="6D3E24EF" w14:textId="7767CC76" w:rsidR="00BA3E11" w:rsidRPr="00CD535C" w:rsidRDefault="00C308B2" w:rsidP="008539CA">
            <w:pPr>
              <w:jc w:val="center"/>
              <w:rPr>
                <w:ins w:id="791" w:author="Pacella, Christina (DEC)" w:date="2025-04-29T12:06:00Z"/>
                <w:rFonts w:ascii="Garamond" w:hAnsi="Garamond"/>
                <w:color w:val="000000"/>
                <w:sz w:val="22"/>
                <w:szCs w:val="22"/>
              </w:rPr>
            </w:pPr>
            <w:r>
              <w:rPr>
                <w:rFonts w:ascii="Garamond" w:hAnsi="Garamond"/>
                <w:color w:val="000000"/>
                <w:sz w:val="22"/>
                <w:szCs w:val="22"/>
              </w:rPr>
              <w:t>241912</w:t>
            </w:r>
          </w:p>
        </w:tc>
        <w:tc>
          <w:tcPr>
            <w:tcW w:w="2383" w:type="dxa"/>
          </w:tcPr>
          <w:p w14:paraId="041BD5BF" w14:textId="34A8BBDE" w:rsidR="00BA3E11" w:rsidRPr="00CD535C" w:rsidRDefault="00C308B2" w:rsidP="008539CA">
            <w:pPr>
              <w:pStyle w:val="PlainText"/>
              <w:jc w:val="center"/>
              <w:rPr>
                <w:ins w:id="792" w:author="Pacella, Christina (DEC)" w:date="2025-04-29T12:06:00Z"/>
                <w:rFonts w:ascii="Garamond" w:eastAsia="MS Mincho" w:hAnsi="Garamond"/>
                <w:sz w:val="22"/>
                <w:szCs w:val="22"/>
              </w:rPr>
            </w:pPr>
            <w:r>
              <w:rPr>
                <w:rFonts w:ascii="Garamond" w:eastAsia="MS Mincho" w:hAnsi="Garamond"/>
                <w:sz w:val="22"/>
                <w:szCs w:val="22"/>
              </w:rPr>
              <w:t>01/05/2024</w:t>
            </w:r>
          </w:p>
        </w:tc>
        <w:tc>
          <w:tcPr>
            <w:tcW w:w="2896" w:type="dxa"/>
          </w:tcPr>
          <w:p w14:paraId="3AE3A9AC" w14:textId="2A93FC4A" w:rsidR="00BA3E11" w:rsidRPr="00CD535C" w:rsidRDefault="00D04FD5" w:rsidP="008539CA">
            <w:pPr>
              <w:pStyle w:val="PlainText"/>
              <w:jc w:val="center"/>
              <w:rPr>
                <w:ins w:id="793" w:author="Pacella, Christina (DEC)" w:date="2025-04-29T12:06:00Z"/>
                <w:rFonts w:ascii="Garamond" w:eastAsia="MS Mincho" w:hAnsi="Garamond"/>
                <w:sz w:val="22"/>
                <w:szCs w:val="22"/>
              </w:rPr>
            </w:pPr>
            <w:r>
              <w:rPr>
                <w:rFonts w:ascii="Garamond" w:eastAsia="MS Mincho" w:hAnsi="Garamond"/>
                <w:sz w:val="22"/>
                <w:szCs w:val="22"/>
              </w:rPr>
              <w:t>09/03/2025</w:t>
            </w:r>
            <w:ins w:id="794" w:author="Pacella, Christina (DEC)" w:date="2025-04-29T12:06:00Z">
              <w:r w:rsidR="00BA3E11" w:rsidRPr="00CD535C">
                <w:rPr>
                  <w:rFonts w:ascii="Garamond" w:eastAsia="MS Mincho" w:hAnsi="Garamond"/>
                  <w:sz w:val="22"/>
                  <w:szCs w:val="22"/>
                </w:rPr>
                <w:t xml:space="preserve"> – Current</w:t>
              </w:r>
            </w:ins>
          </w:p>
        </w:tc>
      </w:tr>
    </w:tbl>
    <w:p w14:paraId="4D168B7B" w14:textId="77777777" w:rsidR="002746EF" w:rsidRDefault="002746EF" w:rsidP="002746EF">
      <w:pPr>
        <w:ind w:left="360"/>
        <w:rPr>
          <w:rFonts w:ascii="Garamond" w:eastAsia="MS Mincho" w:hAnsi="Garamond"/>
          <w:sz w:val="22"/>
          <w:szCs w:val="22"/>
        </w:rPr>
      </w:pPr>
    </w:p>
    <w:p w14:paraId="47B5A456" w14:textId="77777777" w:rsidR="00BA3E11" w:rsidRDefault="00BA3E11" w:rsidP="00BA3E11">
      <w:pPr>
        <w:rPr>
          <w:ins w:id="795" w:author="Pacella, Christina (DEC)" w:date="2025-04-29T12:06:00Z"/>
          <w:rFonts w:ascii="Garamond" w:eastAsia="MS Mincho" w:hAnsi="Garamond"/>
          <w:sz w:val="22"/>
          <w:szCs w:val="22"/>
        </w:rPr>
      </w:pPr>
    </w:p>
    <w:p w14:paraId="74F1C1D3" w14:textId="77777777" w:rsidR="002746EF" w:rsidRPr="001D3D4B" w:rsidRDefault="002746EF" w:rsidP="002746EF">
      <w:pPr>
        <w:keepNext/>
        <w:ind w:left="360"/>
        <w:rPr>
          <w:ins w:id="796" w:author="Pacella, Christina (DEC)" w:date="2025-04-29T12:06:00Z"/>
          <w:rFonts w:ascii="Garamond" w:eastAsia="Arial Unicode MS" w:hAnsi="Garamond" w:cs="Arial Unicode MS"/>
          <w:b/>
          <w:sz w:val="22"/>
          <w:szCs w:val="22"/>
        </w:rPr>
      </w:pPr>
      <w:ins w:id="797" w:author="Pacella, Christina (DEC)" w:date="2025-04-29T12:06:00Z">
        <w:r>
          <w:rPr>
            <w:rFonts w:ascii="Garamond" w:eastAsia="Arial Unicode MS" w:hAnsi="Garamond" w:cs="Arial Unicode MS"/>
            <w:b/>
            <w:sz w:val="22"/>
            <w:szCs w:val="22"/>
          </w:rPr>
          <w:t xml:space="preserve">GOES </w:t>
        </w:r>
        <w:r w:rsidRPr="001D3D4B">
          <w:rPr>
            <w:rFonts w:ascii="Garamond" w:eastAsia="Arial Unicode MS" w:hAnsi="Garamond" w:cs="Arial Unicode MS"/>
            <w:b/>
            <w:sz w:val="22"/>
            <w:szCs w:val="22"/>
          </w:rPr>
          <w:t>Transmitter:</w:t>
        </w:r>
      </w:ins>
    </w:p>
    <w:p w14:paraId="79A5BB2D" w14:textId="77777777" w:rsidR="002746EF" w:rsidRPr="00C66346" w:rsidRDefault="002746EF" w:rsidP="002746EF">
      <w:pPr>
        <w:ind w:left="360"/>
        <w:rPr>
          <w:ins w:id="798" w:author="Pacella, Christina (DEC)" w:date="2025-04-29T12:06:00Z"/>
          <w:rFonts w:ascii="Garamond" w:eastAsia="Arial Unicode MS" w:hAnsi="Garamond" w:cs="Arial Unicode MS"/>
          <w:bCs/>
          <w:sz w:val="22"/>
          <w:szCs w:val="22"/>
        </w:rPr>
      </w:pPr>
      <w:ins w:id="799" w:author="Pacella, Christina (DEC)" w:date="2025-04-29T12:06:00Z">
        <w:r w:rsidRPr="001D3D4B">
          <w:rPr>
            <w:rFonts w:ascii="Garamond" w:eastAsia="Arial Unicode MS" w:hAnsi="Garamond" w:cs="Arial Unicode MS"/>
            <w:bCs/>
            <w:sz w:val="22"/>
            <w:szCs w:val="22"/>
          </w:rPr>
          <w:t>Model #: TX3</w:t>
        </w:r>
        <w:r>
          <w:rPr>
            <w:rFonts w:ascii="Garamond" w:eastAsia="Arial Unicode MS" w:hAnsi="Garamond" w:cs="Arial Unicode MS"/>
            <w:bCs/>
            <w:sz w:val="22"/>
            <w:szCs w:val="22"/>
          </w:rPr>
          <w:t>21</w:t>
        </w:r>
      </w:ins>
    </w:p>
    <w:p w14:paraId="660AB38B" w14:textId="77777777" w:rsidR="002746EF" w:rsidRPr="00C66346" w:rsidRDefault="002746EF" w:rsidP="002746EF">
      <w:pPr>
        <w:ind w:left="360"/>
        <w:rPr>
          <w:ins w:id="800" w:author="Pacella, Christina (DEC)" w:date="2025-04-29T12:06:00Z"/>
          <w:rFonts w:ascii="Garamond" w:eastAsia="Arial Unicode MS" w:hAnsi="Garamond" w:cs="Arial Unicode MS"/>
          <w:bCs/>
          <w:sz w:val="22"/>
          <w:szCs w:val="22"/>
        </w:rPr>
      </w:pPr>
      <w:ins w:id="801" w:author="Pacella, Christina (DEC)" w:date="2025-04-29T12:06:00Z">
        <w:r w:rsidRPr="00C66346">
          <w:rPr>
            <w:rFonts w:ascii="Garamond" w:eastAsia="Arial Unicode MS" w:hAnsi="Garamond" w:cs="Arial Unicode MS"/>
            <w:bCs/>
            <w:sz w:val="22"/>
            <w:szCs w:val="22"/>
          </w:rPr>
          <w:t>On-board memory: Non-volatile flash for setup parameters.  16 Kbytes for data.</w:t>
        </w:r>
      </w:ins>
    </w:p>
    <w:p w14:paraId="4396C1A0" w14:textId="77777777" w:rsidR="002746EF" w:rsidRPr="00C66346" w:rsidRDefault="002746EF" w:rsidP="002746EF">
      <w:pPr>
        <w:ind w:left="360"/>
        <w:rPr>
          <w:ins w:id="802" w:author="Pacella, Christina (DEC)" w:date="2025-04-29T12:06:00Z"/>
          <w:rFonts w:ascii="Garamond" w:eastAsia="Arial Unicode MS" w:hAnsi="Garamond" w:cs="Arial Unicode MS"/>
          <w:bCs/>
          <w:sz w:val="22"/>
          <w:szCs w:val="22"/>
        </w:rPr>
      </w:pPr>
      <w:ins w:id="803" w:author="Pacella, Christina (DEC)" w:date="2025-04-29T12:06:00Z">
        <w:r w:rsidRPr="00C66346">
          <w:rPr>
            <w:rFonts w:ascii="Garamond" w:eastAsia="Arial Unicode MS" w:hAnsi="Garamond" w:cs="Arial Unicode MS"/>
            <w:bCs/>
            <w:sz w:val="22"/>
            <w:szCs w:val="22"/>
          </w:rPr>
          <w:t>Data Transmission Rates: 100, 300 and 1200 BPS</w:t>
        </w:r>
      </w:ins>
    </w:p>
    <w:p w14:paraId="098EE0B5" w14:textId="77777777" w:rsidR="002746EF" w:rsidRPr="00C66346" w:rsidRDefault="002746EF" w:rsidP="002746EF">
      <w:pPr>
        <w:ind w:left="360"/>
        <w:rPr>
          <w:ins w:id="804" w:author="Pacella, Christina (DEC)" w:date="2025-04-29T12:06:00Z"/>
          <w:rFonts w:ascii="Garamond" w:eastAsia="Arial Unicode MS" w:hAnsi="Garamond" w:cs="Arial Unicode MS"/>
          <w:bCs/>
          <w:sz w:val="22"/>
          <w:szCs w:val="22"/>
        </w:rPr>
      </w:pPr>
      <w:ins w:id="805" w:author="Pacella, Christina (DEC)" w:date="2025-04-29T12:06:00Z">
        <w:r w:rsidRPr="00C66346">
          <w:rPr>
            <w:rFonts w:ascii="Garamond" w:eastAsia="Arial Unicode MS" w:hAnsi="Garamond" w:cs="Arial Unicode MS"/>
            <w:bCs/>
            <w:sz w:val="22"/>
            <w:szCs w:val="22"/>
          </w:rPr>
          <w:t>Transmit Power: 5.6 Watts for 100 and 300 bps, 11.2 watts for 1200 bps</w:t>
        </w:r>
      </w:ins>
    </w:p>
    <w:p w14:paraId="494F4177" w14:textId="77777777" w:rsidR="002746EF" w:rsidRPr="00C66346" w:rsidRDefault="002746EF" w:rsidP="002746EF">
      <w:pPr>
        <w:ind w:left="360"/>
        <w:rPr>
          <w:ins w:id="806" w:author="Pacella, Christina (DEC)" w:date="2025-04-29T12:06:00Z"/>
          <w:rFonts w:ascii="Garamond" w:eastAsia="Arial Unicode MS" w:hAnsi="Garamond" w:cs="Arial Unicode MS"/>
          <w:bCs/>
          <w:sz w:val="22"/>
          <w:szCs w:val="22"/>
        </w:rPr>
      </w:pPr>
      <w:ins w:id="807" w:author="Pacella, Christina (DEC)" w:date="2025-04-29T12:06:00Z">
        <w:r w:rsidRPr="00C66346">
          <w:rPr>
            <w:rFonts w:ascii="Garamond" w:eastAsia="Arial Unicode MS" w:hAnsi="Garamond" w:cs="Arial Unicode MS"/>
            <w:bCs/>
            <w:sz w:val="22"/>
            <w:szCs w:val="22"/>
          </w:rPr>
          <w:t>Frequency range: 401.701 MHz – 402.09850 MHz</w:t>
        </w:r>
      </w:ins>
    </w:p>
    <w:p w14:paraId="008F578A" w14:textId="77777777" w:rsidR="002746EF" w:rsidRPr="00C66346" w:rsidRDefault="002746EF" w:rsidP="002746EF">
      <w:pPr>
        <w:ind w:left="360"/>
        <w:rPr>
          <w:ins w:id="808" w:author="Pacella, Christina (DEC)" w:date="2025-04-29T12:06:00Z"/>
          <w:rFonts w:ascii="Garamond" w:eastAsia="Arial Unicode MS" w:hAnsi="Garamond" w:cs="Arial Unicode MS"/>
          <w:bCs/>
          <w:sz w:val="22"/>
          <w:szCs w:val="22"/>
        </w:rPr>
      </w:pPr>
      <w:ins w:id="809" w:author="Pacella, Christina (DEC)" w:date="2025-04-29T12:06:00Z">
        <w:r w:rsidRPr="00C66346">
          <w:rPr>
            <w:rFonts w:ascii="Garamond" w:eastAsia="Arial Unicode MS" w:hAnsi="Garamond" w:cs="Arial Unicode MS"/>
            <w:bCs/>
            <w:sz w:val="22"/>
            <w:szCs w:val="22"/>
          </w:rPr>
          <w:t>Channel bandwidth: 100/300 BPS 1.5 KHz; 1200 BPS 3 KHz</w:t>
        </w:r>
      </w:ins>
    </w:p>
    <w:p w14:paraId="161DEC6D" w14:textId="77777777" w:rsidR="002746EF" w:rsidRPr="00C66346" w:rsidRDefault="002746EF" w:rsidP="002746EF">
      <w:pPr>
        <w:ind w:left="720" w:hanging="360"/>
        <w:rPr>
          <w:ins w:id="810" w:author="Pacella, Christina (DEC)" w:date="2025-04-29T12:06:00Z"/>
          <w:rFonts w:ascii="Garamond" w:eastAsia="Arial Unicode MS" w:hAnsi="Garamond" w:cs="Arial Unicode MS"/>
          <w:bCs/>
          <w:sz w:val="22"/>
          <w:szCs w:val="22"/>
        </w:rPr>
      </w:pPr>
      <w:ins w:id="811" w:author="Pacella, Christina (DEC)" w:date="2025-04-29T12:06:00Z">
        <w:r w:rsidRPr="00C66346">
          <w:rPr>
            <w:rFonts w:ascii="Garamond" w:eastAsia="Arial Unicode MS" w:hAnsi="Garamond" w:cs="Arial Unicode MS"/>
            <w:bCs/>
            <w:sz w:val="22"/>
            <w:szCs w:val="22"/>
          </w:rPr>
          <w:t>Time Keeping: Initial setting accuracy: ± 100 microseconds synchronized to GPS; Drift ± 10 milliseconds/day over operating temperature range; GPS scheduled updates are 1 at power up and once per day thereafter. Once every 28 hours required for continual operation.</w:t>
        </w:r>
      </w:ins>
    </w:p>
    <w:p w14:paraId="1503DA48" w14:textId="77777777" w:rsidR="002746EF" w:rsidRPr="00C66346" w:rsidRDefault="002746EF" w:rsidP="002746EF">
      <w:pPr>
        <w:ind w:left="1080" w:hanging="720"/>
        <w:rPr>
          <w:ins w:id="812" w:author="Pacella, Christina (DEC)" w:date="2025-04-29T12:06:00Z"/>
          <w:rFonts w:ascii="Garamond" w:eastAsia="Arial Unicode MS" w:hAnsi="Garamond" w:cs="Arial Unicode MS"/>
          <w:bCs/>
          <w:sz w:val="22"/>
          <w:szCs w:val="22"/>
        </w:rPr>
      </w:pPr>
      <w:ins w:id="813" w:author="Pacella, Christina (DEC)" w:date="2025-04-29T12:06:00Z">
        <w:r w:rsidRPr="00C66346">
          <w:rPr>
            <w:rFonts w:ascii="Garamond" w:eastAsia="Arial Unicode MS" w:hAnsi="Garamond" w:cs="Arial Unicode MS"/>
            <w:bCs/>
            <w:sz w:val="22"/>
            <w:szCs w:val="22"/>
          </w:rPr>
          <w:t>Operating range: -40° to +60°C; Storage -50° to +70°C; 0-99% RH, non-condensing</w:t>
        </w:r>
      </w:ins>
    </w:p>
    <w:p w14:paraId="4FD9C27A" w14:textId="77777777" w:rsidR="002746EF" w:rsidRDefault="002746EF" w:rsidP="002746EF">
      <w:pPr>
        <w:ind w:left="1080" w:hanging="720"/>
        <w:rPr>
          <w:ins w:id="814" w:author="Pacella, Christina (DEC)" w:date="2025-04-29T12:06:00Z"/>
          <w:rFonts w:ascii="Garamond" w:eastAsia="Arial Unicode MS" w:hAnsi="Garamond" w:cs="Arial Unicode MS"/>
          <w:bCs/>
          <w:sz w:val="22"/>
          <w:szCs w:val="22"/>
        </w:rPr>
      </w:pPr>
      <w:ins w:id="815" w:author="Pacella, Christina (DEC)" w:date="2025-04-29T12:06:00Z">
        <w:r w:rsidRPr="00C66346">
          <w:rPr>
            <w:rFonts w:ascii="Garamond" w:eastAsia="Arial Unicode MS" w:hAnsi="Garamond" w:cs="Arial Unicode MS"/>
            <w:bCs/>
            <w:sz w:val="22"/>
            <w:szCs w:val="22"/>
          </w:rPr>
          <w:t>Power requirements: 10.8 to 16 VDC, 5 mA during GPS fix and 2.6 Amps during transmission</w:t>
        </w:r>
      </w:ins>
    </w:p>
    <w:p w14:paraId="70069AFF" w14:textId="77777777" w:rsidR="002746EF" w:rsidRPr="00F01A65" w:rsidRDefault="002746EF" w:rsidP="002746EF">
      <w:pPr>
        <w:pStyle w:val="PlainText"/>
        <w:ind w:left="360"/>
        <w:rPr>
          <w:ins w:id="816" w:author="Pacella, Christina (DEC)" w:date="2025-04-29T12:06:00Z"/>
          <w:rFonts w:ascii="Garamond" w:eastAsia="MS Mincho" w:hAnsi="Garamond"/>
          <w:sz w:val="22"/>
          <w:szCs w:val="22"/>
          <w:highlight w:val="yellow"/>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F01A65" w14:paraId="07CB18DA" w14:textId="77777777" w:rsidTr="00DA3D34">
        <w:trPr>
          <w:ins w:id="817" w:author="Pacella, Christina (DEC)" w:date="2025-04-29T12:06:00Z"/>
        </w:trPr>
        <w:tc>
          <w:tcPr>
            <w:tcW w:w="928" w:type="dxa"/>
          </w:tcPr>
          <w:p w14:paraId="48751489" w14:textId="77777777" w:rsidR="002746EF" w:rsidRPr="00C66346" w:rsidRDefault="002746EF" w:rsidP="00DA3D34">
            <w:pPr>
              <w:pStyle w:val="PlainText"/>
              <w:jc w:val="center"/>
              <w:rPr>
                <w:ins w:id="818" w:author="Pacella, Christina (DEC)" w:date="2025-04-29T12:06:00Z"/>
                <w:rFonts w:ascii="Garamond" w:eastAsia="MS Mincho" w:hAnsi="Garamond"/>
                <w:b/>
                <w:sz w:val="22"/>
                <w:szCs w:val="22"/>
                <w:u w:val="single"/>
              </w:rPr>
            </w:pPr>
            <w:ins w:id="819" w:author="Pacella, Christina (DEC)" w:date="2025-04-29T12:06:00Z">
              <w:r w:rsidRPr="00C66346">
                <w:rPr>
                  <w:rFonts w:ascii="Garamond" w:eastAsia="MS Mincho" w:hAnsi="Garamond"/>
                  <w:b/>
                  <w:sz w:val="22"/>
                  <w:szCs w:val="22"/>
                  <w:u w:val="single"/>
                </w:rPr>
                <w:t>Station</w:t>
              </w:r>
            </w:ins>
          </w:p>
        </w:tc>
        <w:tc>
          <w:tcPr>
            <w:tcW w:w="1883" w:type="dxa"/>
          </w:tcPr>
          <w:p w14:paraId="4EA194D3" w14:textId="77777777" w:rsidR="002746EF" w:rsidRPr="00C66346" w:rsidRDefault="002746EF" w:rsidP="00DA3D34">
            <w:pPr>
              <w:pStyle w:val="PlainText"/>
              <w:jc w:val="center"/>
              <w:rPr>
                <w:ins w:id="820" w:author="Pacella, Christina (DEC)" w:date="2025-04-29T12:06:00Z"/>
                <w:rFonts w:ascii="Garamond" w:eastAsia="MS Mincho" w:hAnsi="Garamond"/>
                <w:b/>
                <w:sz w:val="22"/>
                <w:szCs w:val="22"/>
                <w:u w:val="single"/>
              </w:rPr>
            </w:pPr>
            <w:ins w:id="821" w:author="Pacella, Christina (DEC)" w:date="2025-04-29T12:06:00Z">
              <w:r w:rsidRPr="00C66346">
                <w:rPr>
                  <w:rFonts w:ascii="Garamond" w:eastAsia="MS Mincho" w:hAnsi="Garamond"/>
                  <w:b/>
                  <w:sz w:val="22"/>
                  <w:szCs w:val="22"/>
                  <w:u w:val="single"/>
                </w:rPr>
                <w:t>Serial Number</w:t>
              </w:r>
            </w:ins>
          </w:p>
        </w:tc>
        <w:tc>
          <w:tcPr>
            <w:tcW w:w="2896" w:type="dxa"/>
          </w:tcPr>
          <w:p w14:paraId="27D74051" w14:textId="77777777" w:rsidR="002746EF" w:rsidRPr="00C66346" w:rsidRDefault="002746EF" w:rsidP="00DA3D34">
            <w:pPr>
              <w:pStyle w:val="PlainText"/>
              <w:jc w:val="center"/>
              <w:rPr>
                <w:ins w:id="822" w:author="Pacella, Christina (DEC)" w:date="2025-04-29T12:06:00Z"/>
                <w:rFonts w:ascii="Garamond" w:eastAsia="MS Mincho" w:hAnsi="Garamond"/>
                <w:b/>
                <w:sz w:val="22"/>
                <w:szCs w:val="22"/>
                <w:u w:val="single"/>
              </w:rPr>
            </w:pPr>
            <w:ins w:id="823" w:author="Pacella, Christina (DEC)" w:date="2025-04-29T12:06:00Z">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ins>
          </w:p>
        </w:tc>
      </w:tr>
      <w:tr w:rsidR="002746EF" w:rsidRPr="00F01A65" w14:paraId="580ED1E1" w14:textId="77777777" w:rsidTr="00DA3D34">
        <w:trPr>
          <w:ins w:id="824" w:author="Pacella, Christina (DEC)" w:date="2025-04-29T12:06:00Z"/>
        </w:trPr>
        <w:tc>
          <w:tcPr>
            <w:tcW w:w="928" w:type="dxa"/>
          </w:tcPr>
          <w:p w14:paraId="15852A3B" w14:textId="77777777" w:rsidR="002746EF" w:rsidRPr="00C66346" w:rsidRDefault="002746EF" w:rsidP="00DA3D34">
            <w:pPr>
              <w:pStyle w:val="PlainText"/>
              <w:jc w:val="center"/>
              <w:rPr>
                <w:ins w:id="825" w:author="Pacella, Christina (DEC)" w:date="2025-04-29T12:06:00Z"/>
                <w:rFonts w:ascii="Garamond" w:eastAsia="MS Mincho" w:hAnsi="Garamond"/>
                <w:sz w:val="22"/>
                <w:szCs w:val="22"/>
              </w:rPr>
            </w:pPr>
            <w:ins w:id="826" w:author="Pacella, Christina (DEC)" w:date="2025-04-29T12:06:00Z">
              <w:r w:rsidRPr="00C66346">
                <w:rPr>
                  <w:rFonts w:ascii="Garamond" w:eastAsia="MS Mincho" w:hAnsi="Garamond"/>
                  <w:sz w:val="22"/>
                  <w:szCs w:val="22"/>
                </w:rPr>
                <w:t>FS</w:t>
              </w:r>
            </w:ins>
          </w:p>
        </w:tc>
        <w:tc>
          <w:tcPr>
            <w:tcW w:w="1883" w:type="dxa"/>
          </w:tcPr>
          <w:p w14:paraId="30B1D467" w14:textId="77777777" w:rsidR="002746EF" w:rsidRPr="0098182E" w:rsidRDefault="002746EF" w:rsidP="00DA3D34">
            <w:pPr>
              <w:jc w:val="center"/>
              <w:rPr>
                <w:ins w:id="827" w:author="Pacella, Christina (DEC)" w:date="2025-04-29T12:06:00Z"/>
                <w:rFonts w:ascii="Garamond" w:hAnsi="Garamond"/>
                <w:color w:val="000000"/>
                <w:sz w:val="22"/>
                <w:szCs w:val="22"/>
              </w:rPr>
            </w:pPr>
            <w:ins w:id="828" w:author="Pacella, Christina (DEC)" w:date="2025-04-29T12:06:00Z">
              <w:r>
                <w:rPr>
                  <w:rFonts w:ascii="Garamond" w:hAnsi="Garamond"/>
                  <w:color w:val="000000"/>
                  <w:sz w:val="22"/>
                  <w:szCs w:val="22"/>
                </w:rPr>
                <w:t>1987</w:t>
              </w:r>
            </w:ins>
          </w:p>
        </w:tc>
        <w:tc>
          <w:tcPr>
            <w:tcW w:w="2896" w:type="dxa"/>
          </w:tcPr>
          <w:p w14:paraId="312E4B63" w14:textId="77777777" w:rsidR="002746EF" w:rsidRPr="0098182E" w:rsidRDefault="002746EF" w:rsidP="00DA3D34">
            <w:pPr>
              <w:pStyle w:val="PlainText"/>
              <w:jc w:val="center"/>
              <w:rPr>
                <w:ins w:id="829" w:author="Pacella, Christina (DEC)" w:date="2025-04-29T12:06:00Z"/>
                <w:rFonts w:ascii="Garamond" w:eastAsia="MS Mincho" w:hAnsi="Garamond"/>
                <w:sz w:val="22"/>
                <w:szCs w:val="22"/>
              </w:rPr>
            </w:pPr>
            <w:ins w:id="830" w:author="Pacella, Christina (DEC)" w:date="2025-04-29T12:06:00Z">
              <w:r w:rsidRPr="0098182E">
                <w:rPr>
                  <w:rFonts w:ascii="Garamond" w:eastAsia="MS Mincho" w:hAnsi="Garamond"/>
                  <w:sz w:val="22"/>
                  <w:szCs w:val="22"/>
                </w:rPr>
                <w:t>11/18/2021 – Current</w:t>
              </w:r>
            </w:ins>
          </w:p>
        </w:tc>
      </w:tr>
      <w:tr w:rsidR="002746EF" w:rsidRPr="00F01A65" w14:paraId="18D56A99" w14:textId="77777777" w:rsidTr="00DA3D34">
        <w:trPr>
          <w:ins w:id="831" w:author="Pacella, Christina (DEC)" w:date="2025-04-29T12:06:00Z"/>
        </w:trPr>
        <w:tc>
          <w:tcPr>
            <w:tcW w:w="928" w:type="dxa"/>
          </w:tcPr>
          <w:p w14:paraId="4B96986D" w14:textId="77777777" w:rsidR="002746EF" w:rsidRPr="00C66346" w:rsidRDefault="002746EF" w:rsidP="00DA3D34">
            <w:pPr>
              <w:pStyle w:val="PlainText"/>
              <w:jc w:val="center"/>
              <w:rPr>
                <w:ins w:id="832" w:author="Pacella, Christina (DEC)" w:date="2025-04-29T12:06:00Z"/>
                <w:rFonts w:ascii="Garamond" w:eastAsia="MS Mincho" w:hAnsi="Garamond"/>
                <w:sz w:val="22"/>
                <w:szCs w:val="22"/>
              </w:rPr>
            </w:pPr>
            <w:ins w:id="833" w:author="Pacella, Christina (DEC)" w:date="2025-04-29T12:06:00Z">
              <w:r w:rsidRPr="00C66346">
                <w:rPr>
                  <w:rFonts w:ascii="Garamond" w:eastAsia="MS Mincho" w:hAnsi="Garamond"/>
                  <w:sz w:val="22"/>
                  <w:szCs w:val="22"/>
                </w:rPr>
                <w:t>NP</w:t>
              </w:r>
            </w:ins>
          </w:p>
        </w:tc>
        <w:tc>
          <w:tcPr>
            <w:tcW w:w="1883" w:type="dxa"/>
            <w:vAlign w:val="bottom"/>
          </w:tcPr>
          <w:p w14:paraId="6B6278D1" w14:textId="77777777" w:rsidR="002746EF" w:rsidRPr="0098182E" w:rsidRDefault="002746EF" w:rsidP="00DA3D34">
            <w:pPr>
              <w:jc w:val="center"/>
              <w:rPr>
                <w:ins w:id="834" w:author="Pacella, Christina (DEC)" w:date="2025-04-29T12:06:00Z"/>
                <w:rFonts w:ascii="Garamond" w:hAnsi="Garamond"/>
                <w:color w:val="000000"/>
                <w:sz w:val="22"/>
                <w:szCs w:val="22"/>
              </w:rPr>
            </w:pPr>
            <w:ins w:id="835" w:author="Pacella, Christina (DEC)" w:date="2025-04-29T12:06:00Z">
              <w:r w:rsidRPr="0098182E">
                <w:rPr>
                  <w:rFonts w:ascii="Garamond" w:hAnsi="Garamond"/>
                  <w:color w:val="000000"/>
                  <w:sz w:val="22"/>
                  <w:szCs w:val="22"/>
                </w:rPr>
                <w:t>1698</w:t>
              </w:r>
            </w:ins>
          </w:p>
        </w:tc>
        <w:tc>
          <w:tcPr>
            <w:tcW w:w="2896" w:type="dxa"/>
            <w:vAlign w:val="bottom"/>
          </w:tcPr>
          <w:p w14:paraId="3BC1E75B" w14:textId="77777777" w:rsidR="002746EF" w:rsidRPr="0098182E" w:rsidRDefault="002746EF" w:rsidP="00DA3D34">
            <w:pPr>
              <w:jc w:val="center"/>
              <w:rPr>
                <w:ins w:id="836" w:author="Pacella, Christina (DEC)" w:date="2025-04-29T12:06:00Z"/>
                <w:rFonts w:ascii="Garamond" w:hAnsi="Garamond"/>
                <w:color w:val="000000"/>
                <w:sz w:val="22"/>
                <w:szCs w:val="22"/>
              </w:rPr>
            </w:pPr>
            <w:ins w:id="837" w:author="Pacella, Christina (DEC)" w:date="2025-04-29T12:06:00Z">
              <w:r w:rsidRPr="0098182E">
                <w:rPr>
                  <w:rFonts w:ascii="Garamond" w:hAnsi="Garamond"/>
                  <w:color w:val="000000"/>
                  <w:sz w:val="22"/>
                  <w:szCs w:val="22"/>
                </w:rPr>
                <w:t>05/2008 - 08/06/2021*</w:t>
              </w:r>
            </w:ins>
          </w:p>
        </w:tc>
      </w:tr>
    </w:tbl>
    <w:p w14:paraId="4E672F92" w14:textId="77777777" w:rsidR="002746EF" w:rsidRDefault="002746EF" w:rsidP="002746EF">
      <w:pPr>
        <w:rPr>
          <w:ins w:id="838" w:author="Pacella, Christina (DEC)" w:date="2025-04-29T12:06:00Z"/>
          <w:rFonts w:ascii="Garamond" w:eastAsia="Arial Unicode MS" w:hAnsi="Garamond" w:cs="Arial Unicode MS"/>
          <w:bCs/>
          <w:sz w:val="22"/>
          <w:szCs w:val="22"/>
        </w:rPr>
      </w:pPr>
    </w:p>
    <w:p w14:paraId="6798D286" w14:textId="77777777" w:rsidR="002746EF" w:rsidRDefault="002746EF" w:rsidP="002746EF">
      <w:pPr>
        <w:ind w:left="1080" w:hanging="720"/>
        <w:rPr>
          <w:ins w:id="839" w:author="Pacella, Christina (DEC)" w:date="2025-04-29T12:06:00Z"/>
          <w:rFonts w:ascii="Garamond" w:eastAsia="Arial Unicode MS" w:hAnsi="Garamond" w:cs="Arial Unicode MS"/>
          <w:bCs/>
          <w:sz w:val="22"/>
          <w:szCs w:val="22"/>
        </w:rPr>
      </w:pPr>
      <w:ins w:id="840" w:author="Pacella, Christina (DEC)" w:date="2025-04-29T12:06:00Z">
        <w:r>
          <w:rPr>
            <w:rFonts w:ascii="Garamond" w:eastAsia="Arial Unicode MS" w:hAnsi="Garamond" w:cs="Arial Unicode MS"/>
            <w:bCs/>
            <w:sz w:val="22"/>
            <w:szCs w:val="22"/>
          </w:rPr>
          <w:t>Model#: TX325</w:t>
        </w:r>
      </w:ins>
    </w:p>
    <w:p w14:paraId="6CD13A64" w14:textId="77777777" w:rsidR="002746EF" w:rsidRPr="00C66346" w:rsidRDefault="002746EF" w:rsidP="002746EF">
      <w:pPr>
        <w:ind w:left="360"/>
        <w:rPr>
          <w:ins w:id="841" w:author="Pacella, Christina (DEC)" w:date="2025-04-29T12:06:00Z"/>
          <w:rFonts w:ascii="Garamond" w:eastAsia="Arial Unicode MS" w:hAnsi="Garamond" w:cs="Arial Unicode MS"/>
          <w:bCs/>
          <w:sz w:val="22"/>
          <w:szCs w:val="22"/>
        </w:rPr>
      </w:pPr>
      <w:ins w:id="842" w:author="Pacella, Christina (DEC)" w:date="2025-04-29T12:06:00Z">
        <w:r w:rsidRPr="00C66346">
          <w:rPr>
            <w:rFonts w:ascii="Garamond" w:eastAsia="Arial Unicode MS" w:hAnsi="Garamond" w:cs="Arial Unicode MS"/>
            <w:bCs/>
            <w:sz w:val="22"/>
            <w:szCs w:val="22"/>
          </w:rPr>
          <w:t>Data Transmission Rates: 300 and 1200 BPS</w:t>
        </w:r>
      </w:ins>
    </w:p>
    <w:p w14:paraId="31B9F4C2" w14:textId="77777777" w:rsidR="002746EF" w:rsidRPr="00C66346" w:rsidRDefault="002746EF" w:rsidP="002746EF">
      <w:pPr>
        <w:ind w:left="360"/>
        <w:rPr>
          <w:ins w:id="843" w:author="Pacella, Christina (DEC)" w:date="2025-04-29T12:06:00Z"/>
          <w:rFonts w:ascii="Garamond" w:eastAsia="Arial Unicode MS" w:hAnsi="Garamond" w:cs="Arial Unicode MS"/>
          <w:bCs/>
          <w:sz w:val="22"/>
          <w:szCs w:val="22"/>
        </w:rPr>
      </w:pPr>
      <w:ins w:id="844" w:author="Pacella, Christina (DEC)" w:date="2025-04-29T12:06:00Z">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ins>
    </w:p>
    <w:p w14:paraId="45EF75A4" w14:textId="77777777" w:rsidR="002746EF" w:rsidRPr="00C66346" w:rsidRDefault="002746EF" w:rsidP="002746EF">
      <w:pPr>
        <w:ind w:left="360"/>
        <w:rPr>
          <w:ins w:id="845" w:author="Pacella, Christina (DEC)" w:date="2025-04-29T12:06:00Z"/>
          <w:rFonts w:ascii="Garamond" w:eastAsia="Arial Unicode MS" w:hAnsi="Garamond" w:cs="Arial Unicode MS"/>
          <w:bCs/>
          <w:sz w:val="22"/>
          <w:szCs w:val="22"/>
        </w:rPr>
      </w:pPr>
      <w:ins w:id="846" w:author="Pacella, Christina (DEC)" w:date="2025-04-29T12:06:00Z">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ins>
    </w:p>
    <w:p w14:paraId="0E80F324" w14:textId="77777777" w:rsidR="002746EF" w:rsidRPr="00C66346" w:rsidRDefault="002746EF" w:rsidP="002746EF">
      <w:pPr>
        <w:ind w:left="360"/>
        <w:rPr>
          <w:ins w:id="847" w:author="Pacella, Christina (DEC)" w:date="2025-04-29T12:06:00Z"/>
          <w:rFonts w:ascii="Garamond" w:eastAsia="Arial Unicode MS" w:hAnsi="Garamond" w:cs="Arial Unicode MS"/>
          <w:bCs/>
          <w:sz w:val="22"/>
          <w:szCs w:val="22"/>
        </w:rPr>
      </w:pPr>
      <w:ins w:id="848" w:author="Pacella, Christina (DEC)" w:date="2025-04-29T12:06:00Z">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KHz;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KHz</w:t>
        </w:r>
      </w:ins>
    </w:p>
    <w:p w14:paraId="03FC6866" w14:textId="77777777" w:rsidR="002746EF" w:rsidRPr="00C66346" w:rsidRDefault="002746EF" w:rsidP="002746EF">
      <w:pPr>
        <w:ind w:left="720" w:hanging="360"/>
        <w:rPr>
          <w:ins w:id="849" w:author="Pacella, Christina (DEC)" w:date="2025-04-29T12:06:00Z"/>
          <w:rFonts w:ascii="Garamond" w:eastAsia="Arial Unicode MS" w:hAnsi="Garamond" w:cs="Arial Unicode MS"/>
          <w:bCs/>
          <w:sz w:val="22"/>
          <w:szCs w:val="22"/>
        </w:rPr>
      </w:pPr>
      <w:ins w:id="850" w:author="Pacella, Christina (DEC)" w:date="2025-04-29T12:06:00Z">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GPS scheduled updates are 1 at power up and once per day thereafter. Once every 28 hours required for continual operation.</w:t>
        </w:r>
      </w:ins>
    </w:p>
    <w:p w14:paraId="053DCD00" w14:textId="77777777" w:rsidR="002746EF" w:rsidRPr="00C66346" w:rsidRDefault="002746EF" w:rsidP="002746EF">
      <w:pPr>
        <w:ind w:left="1080" w:hanging="720"/>
        <w:rPr>
          <w:ins w:id="851" w:author="Pacella, Christina (DEC)" w:date="2025-04-29T12:06:00Z"/>
          <w:rFonts w:ascii="Garamond" w:eastAsia="Arial Unicode MS" w:hAnsi="Garamond" w:cs="Arial Unicode MS"/>
          <w:bCs/>
          <w:sz w:val="22"/>
          <w:szCs w:val="22"/>
        </w:rPr>
      </w:pPr>
      <w:ins w:id="852" w:author="Pacella, Christina (DEC)" w:date="2025-04-29T12:06:00Z">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ins>
    </w:p>
    <w:p w14:paraId="2EEE3877" w14:textId="77777777" w:rsidR="002746EF" w:rsidRDefault="002746EF" w:rsidP="002746EF">
      <w:pPr>
        <w:ind w:left="1080" w:hanging="720"/>
        <w:rPr>
          <w:ins w:id="853" w:author="Pacella, Christina (DEC)" w:date="2025-04-29T12:06:00Z"/>
          <w:rFonts w:ascii="Garamond" w:eastAsia="Arial Unicode MS" w:hAnsi="Garamond" w:cs="Arial Unicode MS"/>
          <w:bCs/>
          <w:sz w:val="22"/>
          <w:szCs w:val="22"/>
        </w:rPr>
      </w:pPr>
      <w:ins w:id="854" w:author="Pacella, Christina (DEC)" w:date="2025-04-29T12:06:00Z">
        <w:r w:rsidRPr="00C66346">
          <w:rPr>
            <w:rFonts w:ascii="Garamond" w:eastAsia="Arial Unicode MS" w:hAnsi="Garamond" w:cs="Arial Unicode MS"/>
            <w:bCs/>
            <w:sz w:val="22"/>
            <w:szCs w:val="22"/>
          </w:rPr>
          <w:lastRenderedPageBreak/>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ins>
    </w:p>
    <w:p w14:paraId="03F9014E" w14:textId="77777777" w:rsidR="002746EF" w:rsidRDefault="002746EF" w:rsidP="002746EF">
      <w:pPr>
        <w:ind w:left="1080" w:hanging="720"/>
        <w:rPr>
          <w:ins w:id="855" w:author="Pacella, Christina (DEC)" w:date="2025-04-29T12:06:00Z"/>
          <w:rFonts w:ascii="Garamond" w:eastAsia="Arial Unicode MS" w:hAnsi="Garamond" w:cs="Arial Unicode MS"/>
          <w:bCs/>
          <w:sz w:val="22"/>
          <w:szCs w:val="22"/>
        </w:rPr>
      </w:pPr>
    </w:p>
    <w:p w14:paraId="02B3B92C" w14:textId="77777777" w:rsidR="002746EF" w:rsidRDefault="002746EF" w:rsidP="002746EF">
      <w:pPr>
        <w:rPr>
          <w:ins w:id="856" w:author="Pacella, Christina (DEC)" w:date="2025-04-29T12:06:00Z"/>
          <w:rFonts w:ascii="Garamond" w:eastAsia="Arial Unicode MS" w:hAnsi="Garamond" w:cs="Arial Unicode MS"/>
          <w:bCs/>
          <w:sz w:val="22"/>
          <w:szCs w:val="22"/>
        </w:rPr>
      </w:pPr>
    </w:p>
    <w:tbl>
      <w:tblPr>
        <w:tblStyle w:val="TableGrid"/>
        <w:tblW w:w="5707" w:type="dxa"/>
        <w:tblInd w:w="360" w:type="dxa"/>
        <w:tblLook w:val="04A0" w:firstRow="1" w:lastRow="0" w:firstColumn="1" w:lastColumn="0" w:noHBand="0" w:noVBand="1"/>
      </w:tblPr>
      <w:tblGrid>
        <w:gridCol w:w="928"/>
        <w:gridCol w:w="1883"/>
        <w:gridCol w:w="2896"/>
      </w:tblGrid>
      <w:tr w:rsidR="002746EF" w:rsidRPr="00C66346" w14:paraId="0905112C" w14:textId="77777777" w:rsidTr="00DA3D34">
        <w:trPr>
          <w:ins w:id="857" w:author="Pacella, Christina (DEC)" w:date="2025-04-29T12:06:00Z"/>
        </w:trPr>
        <w:tc>
          <w:tcPr>
            <w:tcW w:w="928" w:type="dxa"/>
          </w:tcPr>
          <w:p w14:paraId="43D38A6D" w14:textId="77777777" w:rsidR="002746EF" w:rsidRPr="00C66346" w:rsidRDefault="002746EF" w:rsidP="00DA3D34">
            <w:pPr>
              <w:pStyle w:val="PlainText"/>
              <w:jc w:val="center"/>
              <w:rPr>
                <w:ins w:id="858" w:author="Pacella, Christina (DEC)" w:date="2025-04-29T12:06:00Z"/>
                <w:rFonts w:ascii="Garamond" w:eastAsia="MS Mincho" w:hAnsi="Garamond"/>
                <w:b/>
                <w:sz w:val="22"/>
                <w:szCs w:val="22"/>
                <w:u w:val="single"/>
              </w:rPr>
            </w:pPr>
            <w:ins w:id="859" w:author="Pacella, Christina (DEC)" w:date="2025-04-29T12:06:00Z">
              <w:r w:rsidRPr="00C66346">
                <w:rPr>
                  <w:rFonts w:ascii="Garamond" w:eastAsia="MS Mincho" w:hAnsi="Garamond"/>
                  <w:b/>
                  <w:sz w:val="22"/>
                  <w:szCs w:val="22"/>
                  <w:u w:val="single"/>
                </w:rPr>
                <w:t>Station</w:t>
              </w:r>
            </w:ins>
          </w:p>
        </w:tc>
        <w:tc>
          <w:tcPr>
            <w:tcW w:w="1883" w:type="dxa"/>
          </w:tcPr>
          <w:p w14:paraId="25724F58" w14:textId="77777777" w:rsidR="002746EF" w:rsidRPr="00C66346" w:rsidRDefault="002746EF" w:rsidP="00DA3D34">
            <w:pPr>
              <w:pStyle w:val="PlainText"/>
              <w:jc w:val="center"/>
              <w:rPr>
                <w:ins w:id="860" w:author="Pacella, Christina (DEC)" w:date="2025-04-29T12:06:00Z"/>
                <w:rFonts w:ascii="Garamond" w:eastAsia="MS Mincho" w:hAnsi="Garamond"/>
                <w:b/>
                <w:sz w:val="22"/>
                <w:szCs w:val="22"/>
                <w:u w:val="single"/>
              </w:rPr>
            </w:pPr>
            <w:ins w:id="861" w:author="Pacella, Christina (DEC)" w:date="2025-04-29T12:06:00Z">
              <w:r w:rsidRPr="00C66346">
                <w:rPr>
                  <w:rFonts w:ascii="Garamond" w:eastAsia="MS Mincho" w:hAnsi="Garamond"/>
                  <w:b/>
                  <w:sz w:val="22"/>
                  <w:szCs w:val="22"/>
                  <w:u w:val="single"/>
                </w:rPr>
                <w:t>Serial Number</w:t>
              </w:r>
            </w:ins>
          </w:p>
        </w:tc>
        <w:tc>
          <w:tcPr>
            <w:tcW w:w="2896" w:type="dxa"/>
          </w:tcPr>
          <w:p w14:paraId="2D5AA1FC" w14:textId="77777777" w:rsidR="002746EF" w:rsidRPr="00C66346" w:rsidRDefault="002746EF" w:rsidP="00DA3D34">
            <w:pPr>
              <w:pStyle w:val="PlainText"/>
              <w:jc w:val="center"/>
              <w:rPr>
                <w:ins w:id="862" w:author="Pacella, Christina (DEC)" w:date="2025-04-29T12:06:00Z"/>
                <w:rFonts w:ascii="Garamond" w:eastAsia="MS Mincho" w:hAnsi="Garamond"/>
                <w:b/>
                <w:sz w:val="22"/>
                <w:szCs w:val="22"/>
                <w:u w:val="single"/>
              </w:rPr>
            </w:pPr>
            <w:ins w:id="863" w:author="Pacella, Christina (DEC)" w:date="2025-04-29T12:06:00Z">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ins>
          </w:p>
        </w:tc>
      </w:tr>
      <w:tr w:rsidR="002746EF" w:rsidRPr="00C66346" w14:paraId="21B53423" w14:textId="77777777" w:rsidTr="00DA3D34">
        <w:trPr>
          <w:ins w:id="864" w:author="Pacella, Christina (DEC)" w:date="2025-04-29T12:06:00Z"/>
        </w:trPr>
        <w:tc>
          <w:tcPr>
            <w:tcW w:w="928" w:type="dxa"/>
          </w:tcPr>
          <w:p w14:paraId="2270898C" w14:textId="77777777" w:rsidR="002746EF" w:rsidRPr="0098182E" w:rsidRDefault="002746EF" w:rsidP="00DA3D34">
            <w:pPr>
              <w:pStyle w:val="PlainText"/>
              <w:jc w:val="center"/>
              <w:rPr>
                <w:ins w:id="865" w:author="Pacella, Christina (DEC)" w:date="2025-04-29T12:06:00Z"/>
                <w:rFonts w:ascii="Garamond" w:eastAsia="MS Mincho" w:hAnsi="Garamond"/>
                <w:sz w:val="22"/>
                <w:szCs w:val="22"/>
              </w:rPr>
            </w:pPr>
            <w:ins w:id="866" w:author="Pacella, Christina (DEC)" w:date="2025-04-29T12:06:00Z">
              <w:r w:rsidRPr="0098182E">
                <w:rPr>
                  <w:rFonts w:ascii="Garamond" w:eastAsia="MS Mincho" w:hAnsi="Garamond"/>
                  <w:sz w:val="22"/>
                  <w:szCs w:val="22"/>
                </w:rPr>
                <w:t>NP</w:t>
              </w:r>
            </w:ins>
          </w:p>
        </w:tc>
        <w:tc>
          <w:tcPr>
            <w:tcW w:w="1883" w:type="dxa"/>
            <w:vAlign w:val="bottom"/>
          </w:tcPr>
          <w:p w14:paraId="52597B0D" w14:textId="77777777" w:rsidR="002746EF" w:rsidRPr="0098182E" w:rsidRDefault="002746EF" w:rsidP="00DA3D34">
            <w:pPr>
              <w:jc w:val="center"/>
              <w:rPr>
                <w:ins w:id="867" w:author="Pacella, Christina (DEC)" w:date="2025-04-29T12:06:00Z"/>
                <w:rFonts w:ascii="Garamond" w:hAnsi="Garamond"/>
                <w:color w:val="000000"/>
                <w:sz w:val="22"/>
                <w:szCs w:val="22"/>
              </w:rPr>
            </w:pPr>
            <w:ins w:id="868" w:author="Pacella, Christina (DEC)" w:date="2025-04-29T12:06:00Z">
              <w:r w:rsidRPr="0098182E">
                <w:rPr>
                  <w:rFonts w:ascii="Garamond" w:hAnsi="Garamond"/>
                  <w:color w:val="000000"/>
                  <w:sz w:val="22"/>
                  <w:szCs w:val="22"/>
                </w:rPr>
                <w:t>300001940</w:t>
              </w:r>
            </w:ins>
          </w:p>
        </w:tc>
        <w:tc>
          <w:tcPr>
            <w:tcW w:w="2896" w:type="dxa"/>
            <w:vAlign w:val="bottom"/>
          </w:tcPr>
          <w:p w14:paraId="4DD28E98" w14:textId="77777777" w:rsidR="002746EF" w:rsidRPr="0098182E" w:rsidRDefault="002746EF" w:rsidP="00DA3D34">
            <w:pPr>
              <w:pStyle w:val="PlainText"/>
              <w:jc w:val="center"/>
              <w:rPr>
                <w:ins w:id="869" w:author="Pacella, Christina (DEC)" w:date="2025-04-29T12:06:00Z"/>
                <w:rFonts w:ascii="Garamond" w:eastAsia="MS Mincho" w:hAnsi="Garamond"/>
                <w:sz w:val="22"/>
                <w:szCs w:val="22"/>
              </w:rPr>
            </w:pPr>
            <w:ins w:id="870" w:author="Pacella, Christina (DEC)" w:date="2025-04-29T12:06:00Z">
              <w:r w:rsidRPr="0098182E">
                <w:rPr>
                  <w:rFonts w:ascii="Garamond" w:hAnsi="Garamond"/>
                  <w:color w:val="000000"/>
                  <w:sz w:val="22"/>
                  <w:szCs w:val="22"/>
                </w:rPr>
                <w:t>08/06/2021 - Current</w:t>
              </w:r>
            </w:ins>
          </w:p>
        </w:tc>
      </w:tr>
    </w:tbl>
    <w:p w14:paraId="3F9DF12A" w14:textId="77777777" w:rsidR="002746EF" w:rsidRDefault="002746EF" w:rsidP="002746EF">
      <w:pPr>
        <w:rPr>
          <w:ins w:id="871" w:author="Pacella, Christina (DEC)" w:date="2025-04-29T12:06:00Z"/>
          <w:rFonts w:ascii="Garamond" w:hAnsi="Garamond"/>
          <w:b/>
          <w:sz w:val="22"/>
          <w:szCs w:val="22"/>
        </w:rPr>
      </w:pPr>
    </w:p>
    <w:p w14:paraId="2939B8EB" w14:textId="77777777" w:rsidR="002746EF" w:rsidRDefault="002746EF" w:rsidP="002746EF">
      <w:pPr>
        <w:ind w:left="360"/>
        <w:rPr>
          <w:ins w:id="872" w:author="Pacella, Christina (DEC)" w:date="2025-04-29T12:06:00Z"/>
          <w:rFonts w:ascii="Garamond" w:hAnsi="Garamond"/>
          <w:sz w:val="22"/>
          <w:szCs w:val="22"/>
        </w:rPr>
      </w:pPr>
      <w:ins w:id="873" w:author="Pacella, Christina (DEC)" w:date="2025-04-29T12:06:00Z">
        <w:r>
          <w:rPr>
            <w:rFonts w:ascii="Garamond" w:hAnsi="Garamond"/>
            <w:b/>
            <w:sz w:val="22"/>
            <w:szCs w:val="22"/>
          </w:rPr>
          <w:t>Datalogger:</w:t>
        </w:r>
      </w:ins>
    </w:p>
    <w:p w14:paraId="2677CEFD" w14:textId="77777777" w:rsidR="002746EF" w:rsidRPr="00AF444A" w:rsidRDefault="002746EF" w:rsidP="002746EF">
      <w:pPr>
        <w:ind w:left="360"/>
        <w:rPr>
          <w:ins w:id="874" w:author="Pacella, Christina (DEC)" w:date="2025-04-29T12:06:00Z"/>
          <w:rFonts w:ascii="Garamond" w:hAnsi="Garamond"/>
          <w:b/>
          <w:sz w:val="22"/>
          <w:szCs w:val="22"/>
        </w:rPr>
      </w:pPr>
      <w:ins w:id="875" w:author="Pacella, Christina (DEC)" w:date="2025-04-29T12:06:00Z">
        <w:r w:rsidRPr="00AF444A">
          <w:rPr>
            <w:rFonts w:ascii="Garamond" w:hAnsi="Garamond"/>
            <w:b/>
            <w:sz w:val="22"/>
            <w:szCs w:val="22"/>
          </w:rPr>
          <w:t>CR1000X:</w:t>
        </w:r>
      </w:ins>
    </w:p>
    <w:p w14:paraId="5D4C7B8D" w14:textId="77777777" w:rsidR="002746EF" w:rsidRPr="004A0FE2" w:rsidRDefault="002746EF" w:rsidP="002746EF">
      <w:pPr>
        <w:pStyle w:val="m5566155453138848904msobodytextindent3"/>
        <w:spacing w:before="0" w:beforeAutospacing="0" w:after="0" w:afterAutospacing="0"/>
        <w:ind w:left="360"/>
        <w:jc w:val="both"/>
        <w:rPr>
          <w:ins w:id="876" w:author="Pacella, Christina (DEC)" w:date="2025-04-29T12:06:00Z"/>
          <w:rFonts w:ascii="Garamond" w:hAnsi="Garamond" w:cs="Calibri"/>
          <w:sz w:val="22"/>
          <w:szCs w:val="22"/>
        </w:rPr>
      </w:pPr>
      <w:ins w:id="877" w:author="Pacella, Christina (DEC)" w:date="2025-04-29T12:06:00Z">
        <w:r w:rsidRPr="004A0FE2">
          <w:rPr>
            <w:rFonts w:ascii="Garamond" w:hAnsi="Garamond" w:cs="Calibri"/>
            <w:sz w:val="22"/>
            <w:szCs w:val="22"/>
          </w:rPr>
          <w:t>The CR1000X has</w:t>
        </w:r>
        <w:r>
          <w:rPr>
            <w:rFonts w:ascii="Garamond" w:hAnsi="Garamond" w:cs="Calibri"/>
            <w:sz w:val="22"/>
            <w:szCs w:val="22"/>
          </w:rPr>
          <w:t xml:space="preserve"> a</w:t>
        </w:r>
        <w:r w:rsidRPr="004A0FE2">
          <w:rPr>
            <w:rFonts w:ascii="Garamond" w:hAnsi="Garamond" w:cs="Calibri"/>
            <w:sz w:val="22"/>
            <w:szCs w:val="22"/>
          </w:rPr>
          <w:t xml:space="preserve"> total onboard memory of 128 MB of flash and 4MB of battery backed SRAM. There</w:t>
        </w:r>
        <w:r>
          <w:rPr>
            <w:rFonts w:ascii="Garamond" w:hAnsi="Garamond" w:cs="Calibri"/>
            <w:sz w:val="22"/>
            <w:szCs w:val="22"/>
          </w:rPr>
          <w:t xml:space="preserve"> are</w:t>
        </w:r>
        <w:r w:rsidRPr="004A0FE2">
          <w:rPr>
            <w:rFonts w:ascii="Garamond" w:hAnsi="Garamond" w:cs="Calibri"/>
            <w:sz w:val="22"/>
            <w:szCs w:val="22"/>
          </w:rPr>
          <w:t xml:space="preserve"> 8 MB of flash </w:t>
        </w:r>
        <w:r>
          <w:rPr>
            <w:rFonts w:ascii="Garamond" w:hAnsi="Garamond" w:cs="Calibri"/>
            <w:sz w:val="22"/>
            <w:szCs w:val="22"/>
          </w:rPr>
          <w:t xml:space="preserve">memory </w:t>
        </w:r>
        <w:r w:rsidRPr="004A0FE2">
          <w:rPr>
            <w:rFonts w:ascii="Garamond" w:hAnsi="Garamond" w:cs="Calibri"/>
            <w:sz w:val="22"/>
            <w:szCs w:val="22"/>
          </w:rPr>
          <w:t xml:space="preserve">reserved for loading the operating system and 1MB of flash reserved for configuration settings. SRAM is used for the CRBasic program operating memory, communication memory, and data storage, with 72 MB of flash for extended data storage. </w:t>
        </w:r>
        <w:r>
          <w:rPr>
            <w:rFonts w:ascii="Garamond" w:hAnsi="Garamond" w:cs="Calibri"/>
            <w:sz w:val="22"/>
            <w:szCs w:val="22"/>
          </w:rPr>
          <w:t>A</w:t>
        </w:r>
        <w:r w:rsidRPr="004A0FE2">
          <w:rPr>
            <w:rFonts w:ascii="Garamond" w:hAnsi="Garamond" w:cs="Calibri"/>
            <w:sz w:val="22"/>
            <w:szCs w:val="22"/>
          </w:rPr>
          <w:t>dditional data storage expansion</w:t>
        </w:r>
        <w:r>
          <w:rPr>
            <w:rFonts w:ascii="Garamond" w:hAnsi="Garamond" w:cs="Calibri"/>
            <w:sz w:val="22"/>
            <w:szCs w:val="22"/>
          </w:rPr>
          <w:t xml:space="preserve"> is</w:t>
        </w:r>
        <w:r w:rsidRPr="004A0FE2">
          <w:rPr>
            <w:rFonts w:ascii="Garamond" w:hAnsi="Garamond" w:cs="Calibri"/>
            <w:sz w:val="22"/>
            <w:szCs w:val="22"/>
          </w:rPr>
          <w:t xml:space="preserve"> available with a removable microSD flash memory card of up to 16 GB. </w:t>
        </w:r>
      </w:ins>
    </w:p>
    <w:p w14:paraId="5A2CC08A" w14:textId="77777777" w:rsidR="002746EF" w:rsidRPr="00874DF9" w:rsidRDefault="002746EF" w:rsidP="002746EF">
      <w:pPr>
        <w:pStyle w:val="BodyTextIndent3"/>
        <w:spacing w:after="0"/>
        <w:rPr>
          <w:ins w:id="878" w:author="Pacella, Christina (DEC)" w:date="2025-04-29T12:06:00Z"/>
          <w:rFonts w:ascii="Garamond" w:hAnsi="Garamond"/>
          <w:sz w:val="22"/>
          <w:szCs w:val="22"/>
        </w:rPr>
      </w:pPr>
    </w:p>
    <w:tbl>
      <w:tblPr>
        <w:tblStyle w:val="TableGrid"/>
        <w:tblW w:w="7216" w:type="dxa"/>
        <w:tblInd w:w="360" w:type="dxa"/>
        <w:tblLook w:val="04A0" w:firstRow="1" w:lastRow="0" w:firstColumn="1" w:lastColumn="0" w:noHBand="0" w:noVBand="1"/>
      </w:tblPr>
      <w:tblGrid>
        <w:gridCol w:w="886"/>
        <w:gridCol w:w="1007"/>
        <w:gridCol w:w="1145"/>
        <w:gridCol w:w="1568"/>
        <w:gridCol w:w="2610"/>
      </w:tblGrid>
      <w:tr w:rsidR="00D84AA4" w:rsidRPr="00F01A65" w14:paraId="1133F22B" w14:textId="77777777" w:rsidTr="00D84AA4">
        <w:trPr>
          <w:ins w:id="879" w:author="Pacella, Christina (DEC)" w:date="2025-04-29T12:06:00Z"/>
        </w:trPr>
        <w:tc>
          <w:tcPr>
            <w:tcW w:w="886" w:type="dxa"/>
          </w:tcPr>
          <w:p w14:paraId="01E352B1" w14:textId="77777777" w:rsidR="00D84AA4" w:rsidRPr="008938EE" w:rsidRDefault="00D84AA4" w:rsidP="00DA3D34">
            <w:pPr>
              <w:pStyle w:val="PlainText"/>
              <w:jc w:val="center"/>
              <w:rPr>
                <w:ins w:id="880" w:author="Pacella, Christina (DEC)" w:date="2025-04-29T12:06:00Z"/>
                <w:rFonts w:ascii="Garamond" w:eastAsia="MS Mincho" w:hAnsi="Garamond"/>
                <w:b/>
                <w:sz w:val="22"/>
                <w:szCs w:val="22"/>
                <w:u w:val="single"/>
              </w:rPr>
            </w:pPr>
            <w:ins w:id="881" w:author="Pacella, Christina (DEC)" w:date="2025-04-29T12:06:00Z">
              <w:r w:rsidRPr="008938EE">
                <w:rPr>
                  <w:rFonts w:ascii="Garamond" w:eastAsia="MS Mincho" w:hAnsi="Garamond"/>
                  <w:b/>
                  <w:sz w:val="22"/>
                  <w:szCs w:val="22"/>
                  <w:u w:val="single"/>
                </w:rPr>
                <w:t>Station</w:t>
              </w:r>
            </w:ins>
          </w:p>
        </w:tc>
        <w:tc>
          <w:tcPr>
            <w:tcW w:w="1007" w:type="dxa"/>
          </w:tcPr>
          <w:p w14:paraId="08E7FAA4" w14:textId="77777777" w:rsidR="00D84AA4" w:rsidRPr="008938EE" w:rsidRDefault="00D84AA4" w:rsidP="00DA3D34">
            <w:pPr>
              <w:pStyle w:val="PlainText"/>
              <w:jc w:val="center"/>
              <w:rPr>
                <w:ins w:id="882" w:author="Pacella, Christina (DEC)" w:date="2025-04-29T12:06:00Z"/>
                <w:rFonts w:ascii="Garamond" w:eastAsia="MS Mincho" w:hAnsi="Garamond"/>
                <w:b/>
                <w:sz w:val="22"/>
                <w:szCs w:val="22"/>
                <w:u w:val="single"/>
              </w:rPr>
            </w:pPr>
            <w:ins w:id="883" w:author="Pacella, Christina (DEC)" w:date="2025-04-29T12:06:00Z">
              <w:r w:rsidRPr="008938EE">
                <w:rPr>
                  <w:rFonts w:ascii="Garamond" w:eastAsia="MS Mincho" w:hAnsi="Garamond"/>
                  <w:b/>
                  <w:sz w:val="22"/>
                  <w:szCs w:val="22"/>
                  <w:u w:val="single"/>
                </w:rPr>
                <w:t>Type</w:t>
              </w:r>
            </w:ins>
          </w:p>
        </w:tc>
        <w:tc>
          <w:tcPr>
            <w:tcW w:w="1145" w:type="dxa"/>
          </w:tcPr>
          <w:p w14:paraId="46870ABF" w14:textId="77777777" w:rsidR="00D84AA4" w:rsidRPr="008938EE" w:rsidRDefault="00D84AA4" w:rsidP="00DA3D34">
            <w:pPr>
              <w:pStyle w:val="PlainText"/>
              <w:jc w:val="center"/>
              <w:rPr>
                <w:ins w:id="884" w:author="Pacella, Christina (DEC)" w:date="2025-04-29T12:06:00Z"/>
                <w:rFonts w:ascii="Garamond" w:eastAsia="MS Mincho" w:hAnsi="Garamond"/>
                <w:b/>
                <w:sz w:val="22"/>
                <w:szCs w:val="22"/>
                <w:u w:val="single"/>
              </w:rPr>
            </w:pPr>
            <w:ins w:id="885" w:author="Pacella, Christina (DEC)" w:date="2025-04-29T12:06:00Z">
              <w:r w:rsidRPr="008938EE">
                <w:rPr>
                  <w:rFonts w:ascii="Garamond" w:eastAsia="MS Mincho" w:hAnsi="Garamond"/>
                  <w:b/>
                  <w:sz w:val="22"/>
                  <w:szCs w:val="22"/>
                  <w:u w:val="single"/>
                </w:rPr>
                <w:t>Front Serial Number</w:t>
              </w:r>
            </w:ins>
          </w:p>
        </w:tc>
        <w:tc>
          <w:tcPr>
            <w:tcW w:w="1568" w:type="dxa"/>
          </w:tcPr>
          <w:p w14:paraId="27C1AA09" w14:textId="77777777" w:rsidR="00D84AA4" w:rsidRPr="008938EE" w:rsidRDefault="00D84AA4" w:rsidP="00DA3D34">
            <w:pPr>
              <w:pStyle w:val="PlainText"/>
              <w:jc w:val="center"/>
              <w:rPr>
                <w:ins w:id="886" w:author="Pacella, Christina (DEC)" w:date="2025-04-29T12:06:00Z"/>
                <w:rFonts w:ascii="Garamond" w:eastAsia="MS Mincho" w:hAnsi="Garamond"/>
                <w:b/>
                <w:sz w:val="22"/>
                <w:szCs w:val="22"/>
                <w:u w:val="single"/>
              </w:rPr>
            </w:pPr>
            <w:ins w:id="887" w:author="Pacella, Christina (DEC)" w:date="2025-04-29T12:06:00Z">
              <w:r w:rsidRPr="008938EE">
                <w:rPr>
                  <w:rFonts w:ascii="Garamond" w:eastAsia="MS Mincho" w:hAnsi="Garamond"/>
                  <w:b/>
                  <w:sz w:val="22"/>
                  <w:szCs w:val="22"/>
                  <w:u w:val="single"/>
                </w:rPr>
                <w:t>Date of Cal</w:t>
              </w:r>
            </w:ins>
          </w:p>
        </w:tc>
        <w:tc>
          <w:tcPr>
            <w:tcW w:w="2610" w:type="dxa"/>
          </w:tcPr>
          <w:p w14:paraId="4BA4ED64" w14:textId="77777777" w:rsidR="00D84AA4" w:rsidRPr="008938EE" w:rsidRDefault="00D84AA4" w:rsidP="00DA3D34">
            <w:pPr>
              <w:pStyle w:val="PlainText"/>
              <w:jc w:val="center"/>
              <w:rPr>
                <w:ins w:id="888" w:author="Pacella, Christina (DEC)" w:date="2025-04-29T12:06:00Z"/>
                <w:rFonts w:ascii="Garamond" w:eastAsia="MS Mincho" w:hAnsi="Garamond"/>
                <w:b/>
                <w:sz w:val="22"/>
                <w:szCs w:val="22"/>
                <w:u w:val="single"/>
              </w:rPr>
            </w:pPr>
            <w:ins w:id="889" w:author="Pacella, Christina (DEC)" w:date="2025-04-29T12:06:00Z">
              <w:r w:rsidRPr="008938EE">
                <w:rPr>
                  <w:rFonts w:ascii="Garamond" w:eastAsia="MS Mincho" w:hAnsi="Garamond"/>
                  <w:b/>
                  <w:sz w:val="22"/>
                  <w:szCs w:val="22"/>
                  <w:u w:val="single"/>
                </w:rPr>
                <w:t>Dates of Sensor Use</w:t>
              </w:r>
            </w:ins>
          </w:p>
        </w:tc>
      </w:tr>
      <w:tr w:rsidR="00D84AA4" w:rsidRPr="00F01A65" w14:paraId="7CF415DB" w14:textId="77777777" w:rsidTr="00D84AA4">
        <w:trPr>
          <w:ins w:id="890" w:author="Pacella, Christina (DEC)" w:date="2025-04-29T12:06:00Z"/>
        </w:trPr>
        <w:tc>
          <w:tcPr>
            <w:tcW w:w="886" w:type="dxa"/>
            <w:vAlign w:val="center"/>
          </w:tcPr>
          <w:p w14:paraId="10DE1120" w14:textId="77777777" w:rsidR="00D84AA4" w:rsidRPr="008938EE" w:rsidRDefault="00D84AA4" w:rsidP="00DA3D34">
            <w:pPr>
              <w:pStyle w:val="PlainText"/>
              <w:jc w:val="center"/>
              <w:rPr>
                <w:ins w:id="891" w:author="Pacella, Christina (DEC)" w:date="2025-04-29T12:06:00Z"/>
                <w:rFonts w:ascii="Garamond" w:eastAsia="MS Mincho" w:hAnsi="Garamond"/>
                <w:sz w:val="22"/>
                <w:szCs w:val="22"/>
              </w:rPr>
            </w:pPr>
            <w:ins w:id="892" w:author="Pacella, Christina (DEC)" w:date="2025-04-29T12:06:00Z">
              <w:r w:rsidRPr="008938EE">
                <w:rPr>
                  <w:rFonts w:ascii="Garamond" w:eastAsia="MS Mincho" w:hAnsi="Garamond"/>
                  <w:sz w:val="22"/>
                  <w:szCs w:val="22"/>
                </w:rPr>
                <w:t>FS</w:t>
              </w:r>
            </w:ins>
          </w:p>
        </w:tc>
        <w:tc>
          <w:tcPr>
            <w:tcW w:w="1007" w:type="dxa"/>
            <w:vAlign w:val="center"/>
          </w:tcPr>
          <w:p w14:paraId="3243A043" w14:textId="77777777" w:rsidR="00D84AA4" w:rsidRPr="008938EE" w:rsidRDefault="00D84AA4" w:rsidP="00DA3D34">
            <w:pPr>
              <w:jc w:val="center"/>
              <w:rPr>
                <w:ins w:id="893" w:author="Pacella, Christina (DEC)" w:date="2025-04-29T12:06:00Z"/>
                <w:rFonts w:ascii="Garamond" w:hAnsi="Garamond"/>
                <w:color w:val="000000"/>
                <w:sz w:val="22"/>
                <w:szCs w:val="22"/>
              </w:rPr>
            </w:pPr>
            <w:ins w:id="894" w:author="Pacella, Christina (DEC)" w:date="2025-04-29T12:06:00Z">
              <w:r w:rsidRPr="008938EE">
                <w:rPr>
                  <w:rFonts w:ascii="Garamond" w:hAnsi="Garamond"/>
                  <w:color w:val="000000"/>
                  <w:sz w:val="22"/>
                  <w:szCs w:val="22"/>
                </w:rPr>
                <w:t>CR1000x</w:t>
              </w:r>
            </w:ins>
          </w:p>
        </w:tc>
        <w:tc>
          <w:tcPr>
            <w:tcW w:w="1145" w:type="dxa"/>
            <w:vAlign w:val="center"/>
          </w:tcPr>
          <w:p w14:paraId="6768078C" w14:textId="77777777" w:rsidR="00D84AA4" w:rsidRPr="008938EE" w:rsidRDefault="00D84AA4" w:rsidP="00DA3D34">
            <w:pPr>
              <w:jc w:val="center"/>
              <w:rPr>
                <w:ins w:id="895" w:author="Pacella, Christina (DEC)" w:date="2025-04-29T12:06:00Z"/>
                <w:rFonts w:ascii="Garamond" w:hAnsi="Garamond"/>
                <w:color w:val="000000"/>
                <w:sz w:val="22"/>
                <w:szCs w:val="22"/>
              </w:rPr>
            </w:pPr>
            <w:ins w:id="896" w:author="Pacella, Christina (DEC)" w:date="2025-04-29T12:06:00Z">
              <w:r w:rsidRPr="008938EE">
                <w:rPr>
                  <w:rFonts w:ascii="Garamond" w:hAnsi="Garamond"/>
                  <w:color w:val="000000"/>
                  <w:sz w:val="22"/>
                  <w:szCs w:val="22"/>
                </w:rPr>
                <w:t>8215</w:t>
              </w:r>
            </w:ins>
          </w:p>
        </w:tc>
        <w:tc>
          <w:tcPr>
            <w:tcW w:w="1568" w:type="dxa"/>
            <w:vAlign w:val="center"/>
          </w:tcPr>
          <w:p w14:paraId="38486812" w14:textId="77777777" w:rsidR="00D84AA4" w:rsidRPr="008938EE" w:rsidRDefault="00D84AA4" w:rsidP="00DA3D34">
            <w:pPr>
              <w:pStyle w:val="PlainText"/>
              <w:jc w:val="center"/>
              <w:rPr>
                <w:ins w:id="897" w:author="Pacella, Christina (DEC)" w:date="2025-04-29T12:06:00Z"/>
                <w:rFonts w:ascii="Garamond" w:eastAsia="MS Mincho" w:hAnsi="Garamond"/>
                <w:sz w:val="22"/>
                <w:szCs w:val="22"/>
              </w:rPr>
            </w:pPr>
            <w:ins w:id="898" w:author="Pacella, Christina (DEC)" w:date="2025-04-29T12:06:00Z">
              <w:r w:rsidRPr="008938EE">
                <w:rPr>
                  <w:rFonts w:ascii="Garamond" w:eastAsia="MS Mincho" w:hAnsi="Garamond"/>
                  <w:sz w:val="22"/>
                  <w:szCs w:val="22"/>
                </w:rPr>
                <w:t>01/17/2019</w:t>
              </w:r>
            </w:ins>
          </w:p>
        </w:tc>
        <w:tc>
          <w:tcPr>
            <w:tcW w:w="2610" w:type="dxa"/>
            <w:vAlign w:val="center"/>
          </w:tcPr>
          <w:p w14:paraId="4CCD599F" w14:textId="1E58054B" w:rsidR="00D84AA4" w:rsidRPr="008938EE" w:rsidRDefault="00D84AA4" w:rsidP="00DA3D34">
            <w:pPr>
              <w:pStyle w:val="PlainText"/>
              <w:jc w:val="center"/>
              <w:rPr>
                <w:ins w:id="899" w:author="Pacella, Christina (DEC)" w:date="2025-04-29T12:06:00Z"/>
                <w:rFonts w:ascii="Garamond" w:eastAsia="MS Mincho" w:hAnsi="Garamond"/>
                <w:sz w:val="22"/>
                <w:szCs w:val="22"/>
              </w:rPr>
            </w:pPr>
            <w:ins w:id="900" w:author="Pacella, Christina (DEC)" w:date="2025-04-29T12:06:00Z">
              <w:r w:rsidRPr="008938EE">
                <w:rPr>
                  <w:rFonts w:ascii="Garamond" w:eastAsia="MS Mincho" w:hAnsi="Garamond"/>
                  <w:sz w:val="22"/>
                  <w:szCs w:val="22"/>
                </w:rPr>
                <w:t>10/29/2019</w:t>
              </w:r>
              <w:r>
                <w:rPr>
                  <w:rFonts w:ascii="Garamond" w:eastAsia="MS Mincho" w:hAnsi="Garamond"/>
                  <w:sz w:val="22"/>
                  <w:szCs w:val="22"/>
                </w:rPr>
                <w:t xml:space="preserve"> </w:t>
              </w:r>
            </w:ins>
            <w:r>
              <w:rPr>
                <w:rFonts w:ascii="Garamond" w:eastAsia="MS Mincho" w:hAnsi="Garamond"/>
                <w:sz w:val="22"/>
                <w:szCs w:val="22"/>
              </w:rPr>
              <w:t>–</w:t>
            </w:r>
            <w:ins w:id="901" w:author="Pacella, Christina (DEC)" w:date="2025-04-29T12:06:00Z">
              <w:r>
                <w:rPr>
                  <w:rFonts w:ascii="Garamond" w:eastAsia="MS Mincho" w:hAnsi="Garamond"/>
                  <w:sz w:val="22"/>
                  <w:szCs w:val="22"/>
                </w:rPr>
                <w:t xml:space="preserve"> </w:t>
              </w:r>
            </w:ins>
            <w:r>
              <w:rPr>
                <w:rFonts w:ascii="Garamond" w:eastAsia="MS Mincho" w:hAnsi="Garamond"/>
                <w:sz w:val="22"/>
                <w:szCs w:val="22"/>
              </w:rPr>
              <w:t>09/03/2025</w:t>
            </w:r>
          </w:p>
        </w:tc>
      </w:tr>
      <w:tr w:rsidR="00D84AA4" w:rsidRPr="00F01A65" w14:paraId="4F85A36A" w14:textId="77777777" w:rsidTr="00D84AA4">
        <w:tc>
          <w:tcPr>
            <w:tcW w:w="886" w:type="dxa"/>
            <w:vAlign w:val="center"/>
          </w:tcPr>
          <w:p w14:paraId="7556D814" w14:textId="2925F1E4"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FS</w:t>
            </w:r>
          </w:p>
        </w:tc>
        <w:tc>
          <w:tcPr>
            <w:tcW w:w="1007" w:type="dxa"/>
            <w:vAlign w:val="center"/>
          </w:tcPr>
          <w:p w14:paraId="1FAC7B84" w14:textId="53C1C2F8"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CR1000x</w:t>
            </w:r>
          </w:p>
        </w:tc>
        <w:tc>
          <w:tcPr>
            <w:tcW w:w="1145" w:type="dxa"/>
            <w:vAlign w:val="center"/>
          </w:tcPr>
          <w:p w14:paraId="370B415C" w14:textId="6D38EAA6" w:rsidR="00D84AA4" w:rsidRPr="008938EE" w:rsidRDefault="00D84AA4" w:rsidP="00DA3D34">
            <w:pPr>
              <w:jc w:val="center"/>
              <w:rPr>
                <w:rFonts w:ascii="Garamond" w:hAnsi="Garamond"/>
                <w:color w:val="000000"/>
                <w:sz w:val="22"/>
                <w:szCs w:val="22"/>
              </w:rPr>
            </w:pPr>
            <w:r>
              <w:rPr>
                <w:rFonts w:ascii="Garamond" w:hAnsi="Garamond"/>
                <w:color w:val="000000"/>
                <w:sz w:val="22"/>
                <w:szCs w:val="22"/>
              </w:rPr>
              <w:t>64088</w:t>
            </w:r>
          </w:p>
        </w:tc>
        <w:tc>
          <w:tcPr>
            <w:tcW w:w="1568" w:type="dxa"/>
            <w:vAlign w:val="center"/>
          </w:tcPr>
          <w:p w14:paraId="6A28A5C8" w14:textId="268024AC"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09/24/2024</w:t>
            </w:r>
          </w:p>
        </w:tc>
        <w:tc>
          <w:tcPr>
            <w:tcW w:w="2610" w:type="dxa"/>
            <w:vAlign w:val="center"/>
          </w:tcPr>
          <w:p w14:paraId="346CDDCC" w14:textId="1AF59E3C" w:rsidR="00D84AA4" w:rsidRPr="008938EE" w:rsidRDefault="00D84AA4" w:rsidP="00DA3D34">
            <w:pPr>
              <w:pStyle w:val="PlainText"/>
              <w:jc w:val="center"/>
              <w:rPr>
                <w:rFonts w:ascii="Garamond" w:eastAsia="MS Mincho" w:hAnsi="Garamond"/>
                <w:sz w:val="22"/>
                <w:szCs w:val="22"/>
              </w:rPr>
            </w:pPr>
            <w:r>
              <w:rPr>
                <w:rFonts w:ascii="Garamond" w:eastAsia="MS Mincho" w:hAnsi="Garamond"/>
                <w:sz w:val="22"/>
                <w:szCs w:val="22"/>
              </w:rPr>
              <w:t>09/03/2025 - Current</w:t>
            </w:r>
          </w:p>
        </w:tc>
      </w:tr>
      <w:tr w:rsidR="00D84AA4" w:rsidRPr="00F01A65" w14:paraId="00E4C630" w14:textId="77777777" w:rsidTr="00D84AA4">
        <w:trPr>
          <w:ins w:id="902" w:author="Pacella, Christina (DEC)" w:date="2025-04-29T12:06:00Z"/>
        </w:trPr>
        <w:tc>
          <w:tcPr>
            <w:tcW w:w="886" w:type="dxa"/>
            <w:vAlign w:val="center"/>
          </w:tcPr>
          <w:p w14:paraId="3AF75E62" w14:textId="77777777" w:rsidR="00D84AA4" w:rsidRPr="008938EE" w:rsidRDefault="00D84AA4" w:rsidP="00DA3D34">
            <w:pPr>
              <w:pStyle w:val="PlainText"/>
              <w:jc w:val="center"/>
              <w:rPr>
                <w:ins w:id="903" w:author="Pacella, Christina (DEC)" w:date="2025-04-29T12:06:00Z"/>
                <w:rFonts w:ascii="Garamond" w:eastAsia="MS Mincho" w:hAnsi="Garamond"/>
                <w:sz w:val="22"/>
                <w:szCs w:val="22"/>
              </w:rPr>
            </w:pPr>
            <w:ins w:id="904" w:author="Pacella, Christina (DEC)" w:date="2025-04-29T12:06:00Z">
              <w:r w:rsidRPr="008938EE">
                <w:rPr>
                  <w:rFonts w:ascii="Garamond" w:eastAsia="MS Mincho" w:hAnsi="Garamond"/>
                  <w:sz w:val="22"/>
                  <w:szCs w:val="22"/>
                </w:rPr>
                <w:t>NP</w:t>
              </w:r>
            </w:ins>
          </w:p>
        </w:tc>
        <w:tc>
          <w:tcPr>
            <w:tcW w:w="1007" w:type="dxa"/>
            <w:vAlign w:val="center"/>
          </w:tcPr>
          <w:p w14:paraId="3EEC97C3" w14:textId="77777777" w:rsidR="00D84AA4" w:rsidRPr="008938EE" w:rsidRDefault="00D84AA4" w:rsidP="00DA3D34">
            <w:pPr>
              <w:jc w:val="center"/>
              <w:rPr>
                <w:ins w:id="905" w:author="Pacella, Christina (DEC)" w:date="2025-04-29T12:06:00Z"/>
                <w:rFonts w:ascii="Garamond" w:hAnsi="Garamond"/>
                <w:color w:val="000000"/>
                <w:sz w:val="22"/>
                <w:szCs w:val="22"/>
              </w:rPr>
            </w:pPr>
            <w:ins w:id="906" w:author="Pacella, Christina (DEC)" w:date="2025-04-29T12:06:00Z">
              <w:r w:rsidRPr="008938EE">
                <w:rPr>
                  <w:rFonts w:ascii="Garamond" w:hAnsi="Garamond"/>
                  <w:color w:val="000000"/>
                  <w:sz w:val="22"/>
                  <w:szCs w:val="22"/>
                </w:rPr>
                <w:t>CR1000x</w:t>
              </w:r>
            </w:ins>
          </w:p>
        </w:tc>
        <w:tc>
          <w:tcPr>
            <w:tcW w:w="1145" w:type="dxa"/>
            <w:vAlign w:val="center"/>
          </w:tcPr>
          <w:p w14:paraId="1586FC98" w14:textId="77777777" w:rsidR="00D84AA4" w:rsidRPr="008938EE" w:rsidRDefault="00D84AA4" w:rsidP="00DA3D34">
            <w:pPr>
              <w:jc w:val="center"/>
              <w:rPr>
                <w:ins w:id="907" w:author="Pacella, Christina (DEC)" w:date="2025-04-29T12:06:00Z"/>
                <w:rFonts w:ascii="Garamond" w:hAnsi="Garamond"/>
                <w:color w:val="000000"/>
                <w:sz w:val="22"/>
                <w:szCs w:val="22"/>
              </w:rPr>
            </w:pPr>
            <w:ins w:id="908" w:author="Pacella, Christina (DEC)" w:date="2025-04-29T12:06:00Z">
              <w:r w:rsidRPr="008938EE">
                <w:rPr>
                  <w:rFonts w:ascii="Garamond" w:hAnsi="Garamond"/>
                  <w:color w:val="000000"/>
                  <w:sz w:val="22"/>
                  <w:szCs w:val="22"/>
                </w:rPr>
                <w:t>23320</w:t>
              </w:r>
            </w:ins>
          </w:p>
        </w:tc>
        <w:tc>
          <w:tcPr>
            <w:tcW w:w="1568" w:type="dxa"/>
            <w:vAlign w:val="center"/>
          </w:tcPr>
          <w:p w14:paraId="4DCCF0BC" w14:textId="77777777" w:rsidR="00D84AA4" w:rsidRPr="008938EE" w:rsidRDefault="00D84AA4" w:rsidP="00DA3D34">
            <w:pPr>
              <w:jc w:val="center"/>
              <w:rPr>
                <w:ins w:id="909" w:author="Pacella, Christina (DEC)" w:date="2025-04-29T12:06:00Z"/>
                <w:rFonts w:ascii="Garamond" w:hAnsi="Garamond"/>
                <w:color w:val="000000"/>
                <w:sz w:val="22"/>
                <w:szCs w:val="22"/>
              </w:rPr>
            </w:pPr>
            <w:ins w:id="910" w:author="Pacella, Christina (DEC)" w:date="2025-04-29T12:06:00Z">
              <w:r w:rsidRPr="008938EE">
                <w:rPr>
                  <w:rFonts w:ascii="Garamond" w:hAnsi="Garamond"/>
                  <w:color w:val="000000"/>
                  <w:sz w:val="22"/>
                  <w:szCs w:val="22"/>
                </w:rPr>
                <w:t>12/16/2020</w:t>
              </w:r>
            </w:ins>
          </w:p>
        </w:tc>
        <w:tc>
          <w:tcPr>
            <w:tcW w:w="2610" w:type="dxa"/>
            <w:vAlign w:val="center"/>
          </w:tcPr>
          <w:p w14:paraId="4A3C2859" w14:textId="77777777" w:rsidR="00D84AA4" w:rsidRPr="008938EE" w:rsidRDefault="00D84AA4" w:rsidP="00DA3D34">
            <w:pPr>
              <w:jc w:val="center"/>
              <w:rPr>
                <w:ins w:id="911" w:author="Pacella, Christina (DEC)" w:date="2025-04-29T12:06:00Z"/>
                <w:rFonts w:ascii="Garamond" w:hAnsi="Garamond"/>
                <w:color w:val="000000"/>
                <w:sz w:val="22"/>
                <w:szCs w:val="22"/>
              </w:rPr>
            </w:pPr>
            <w:ins w:id="912" w:author="Pacella, Christina (DEC)" w:date="2025-04-29T12:06:00Z">
              <w:r w:rsidRPr="008938EE">
                <w:rPr>
                  <w:rFonts w:ascii="Garamond" w:hAnsi="Garamond"/>
                  <w:color w:val="000000"/>
                  <w:sz w:val="22"/>
                  <w:szCs w:val="22"/>
                </w:rPr>
                <w:t>03/17/2021 - Current</w:t>
              </w:r>
            </w:ins>
          </w:p>
        </w:tc>
      </w:tr>
    </w:tbl>
    <w:p w14:paraId="6393C978" w14:textId="77777777" w:rsidR="002746EF" w:rsidRPr="00F01A65" w:rsidRDefault="002746EF" w:rsidP="002746EF">
      <w:pPr>
        <w:rPr>
          <w:ins w:id="913" w:author="Pacella, Christina (DEC)" w:date="2025-04-29T12:06:00Z"/>
          <w:rFonts w:ascii="Garamond" w:hAnsi="Garamond"/>
          <w:b/>
          <w:sz w:val="22"/>
          <w:szCs w:val="22"/>
          <w:highlight w:val="yellow"/>
        </w:rPr>
      </w:pPr>
    </w:p>
    <w:p w14:paraId="37A4FCFA" w14:textId="77777777" w:rsidR="002746EF" w:rsidRPr="00CE6550" w:rsidRDefault="002746EF" w:rsidP="002746EF">
      <w:pPr>
        <w:pStyle w:val="ListParagraph"/>
        <w:ind w:left="360"/>
        <w:rPr>
          <w:ins w:id="914" w:author="Pacella, Christina (DEC)" w:date="2025-04-29T12:06:00Z"/>
          <w:rFonts w:ascii="Garamond" w:eastAsia="MS Mincho" w:hAnsi="Garamond"/>
        </w:rPr>
      </w:pPr>
      <w:ins w:id="915" w:author="Pacella, Christina (DEC)" w:date="2025-04-29T12:06:00Z">
        <w:r w:rsidRPr="00CE6550">
          <w:rPr>
            <w:rFonts w:ascii="Garamond" w:eastAsia="MS Mincho" w:hAnsi="Garamond"/>
            <w:b/>
          </w:rPr>
          <w:t>CR1000x Firmware Version (s):</w:t>
        </w:r>
        <w:r w:rsidRPr="00CE6550">
          <w:rPr>
            <w:rFonts w:ascii="Garamond" w:eastAsia="MS Mincho" w:hAnsi="Garamond"/>
          </w:rPr>
          <w:t xml:space="preserve">  </w:t>
        </w:r>
      </w:ins>
    </w:p>
    <w:tbl>
      <w:tblPr>
        <w:tblStyle w:val="TableGrid"/>
        <w:tblW w:w="4920" w:type="dxa"/>
        <w:tblInd w:w="360" w:type="dxa"/>
        <w:tblLook w:val="04A0" w:firstRow="1" w:lastRow="0" w:firstColumn="1" w:lastColumn="0" w:noHBand="0" w:noVBand="1"/>
      </w:tblPr>
      <w:tblGrid>
        <w:gridCol w:w="905"/>
        <w:gridCol w:w="1340"/>
        <w:gridCol w:w="2675"/>
      </w:tblGrid>
      <w:tr w:rsidR="002746EF" w:rsidRPr="00CE6550" w14:paraId="376D109A" w14:textId="77777777" w:rsidTr="00DA3D34">
        <w:trPr>
          <w:ins w:id="916" w:author="Pacella, Christina (DEC)" w:date="2025-04-29T12:06:00Z"/>
        </w:trPr>
        <w:tc>
          <w:tcPr>
            <w:tcW w:w="905" w:type="dxa"/>
          </w:tcPr>
          <w:p w14:paraId="4F89D5D7" w14:textId="77777777" w:rsidR="002746EF" w:rsidRPr="00CE6550" w:rsidRDefault="002746EF" w:rsidP="00DA3D34">
            <w:pPr>
              <w:pStyle w:val="PlainText"/>
              <w:jc w:val="center"/>
              <w:rPr>
                <w:ins w:id="917" w:author="Pacella, Christina (DEC)" w:date="2025-04-29T12:06:00Z"/>
                <w:rFonts w:ascii="Garamond" w:eastAsia="MS Mincho" w:hAnsi="Garamond"/>
                <w:b/>
                <w:sz w:val="22"/>
                <w:szCs w:val="22"/>
                <w:u w:val="single"/>
              </w:rPr>
            </w:pPr>
            <w:ins w:id="918" w:author="Pacella, Christina (DEC)" w:date="2025-04-29T12:06:00Z">
              <w:r w:rsidRPr="00CE6550">
                <w:rPr>
                  <w:rFonts w:ascii="Garamond" w:eastAsia="MS Mincho" w:hAnsi="Garamond"/>
                  <w:b/>
                  <w:sz w:val="22"/>
                  <w:szCs w:val="22"/>
                  <w:u w:val="single"/>
                </w:rPr>
                <w:t>Station</w:t>
              </w:r>
            </w:ins>
          </w:p>
        </w:tc>
        <w:tc>
          <w:tcPr>
            <w:tcW w:w="1340" w:type="dxa"/>
          </w:tcPr>
          <w:p w14:paraId="75DD7CD5" w14:textId="77777777" w:rsidR="002746EF" w:rsidRPr="00CE6550" w:rsidRDefault="002746EF" w:rsidP="00DA3D34">
            <w:pPr>
              <w:pStyle w:val="PlainText"/>
              <w:jc w:val="center"/>
              <w:rPr>
                <w:ins w:id="919" w:author="Pacella, Christina (DEC)" w:date="2025-04-29T12:06:00Z"/>
                <w:rFonts w:ascii="Garamond" w:eastAsia="MS Mincho" w:hAnsi="Garamond"/>
                <w:b/>
                <w:sz w:val="22"/>
                <w:szCs w:val="22"/>
                <w:u w:val="single"/>
              </w:rPr>
            </w:pPr>
            <w:ins w:id="920" w:author="Pacella, Christina (DEC)" w:date="2025-04-29T12:06:00Z">
              <w:r w:rsidRPr="00CE6550">
                <w:rPr>
                  <w:rFonts w:ascii="Garamond" w:eastAsia="MS Mincho" w:hAnsi="Garamond"/>
                  <w:b/>
                  <w:sz w:val="22"/>
                  <w:szCs w:val="22"/>
                  <w:u w:val="single"/>
                </w:rPr>
                <w:t xml:space="preserve">OS </w:t>
              </w:r>
            </w:ins>
          </w:p>
        </w:tc>
        <w:tc>
          <w:tcPr>
            <w:tcW w:w="2675" w:type="dxa"/>
          </w:tcPr>
          <w:p w14:paraId="4D0AEE84" w14:textId="77777777" w:rsidR="002746EF" w:rsidRPr="00CE6550" w:rsidRDefault="002746EF" w:rsidP="00DA3D34">
            <w:pPr>
              <w:pStyle w:val="PlainText"/>
              <w:jc w:val="center"/>
              <w:rPr>
                <w:ins w:id="921" w:author="Pacella, Christina (DEC)" w:date="2025-04-29T12:06:00Z"/>
                <w:rFonts w:ascii="Garamond" w:eastAsia="MS Mincho" w:hAnsi="Garamond"/>
                <w:b/>
                <w:sz w:val="22"/>
                <w:szCs w:val="22"/>
                <w:u w:val="single"/>
              </w:rPr>
            </w:pPr>
            <w:ins w:id="922" w:author="Pacella, Christina (DEC)" w:date="2025-04-29T12:06:00Z">
              <w:r w:rsidRPr="00CE6550">
                <w:rPr>
                  <w:rFonts w:ascii="Garamond" w:eastAsia="MS Mincho" w:hAnsi="Garamond"/>
                  <w:b/>
                  <w:sz w:val="22"/>
                  <w:szCs w:val="22"/>
                  <w:u w:val="single"/>
                </w:rPr>
                <w:t>Dates of Use</w:t>
              </w:r>
            </w:ins>
          </w:p>
        </w:tc>
      </w:tr>
      <w:tr w:rsidR="002746EF" w:rsidRPr="00CE6550" w14:paraId="2F8984E0" w14:textId="77777777" w:rsidTr="00DA3D34">
        <w:trPr>
          <w:ins w:id="923" w:author="Pacella, Christina (DEC)" w:date="2025-04-29T12:06:00Z"/>
        </w:trPr>
        <w:tc>
          <w:tcPr>
            <w:tcW w:w="905" w:type="dxa"/>
          </w:tcPr>
          <w:p w14:paraId="6E22A4D5" w14:textId="77777777" w:rsidR="002746EF" w:rsidRPr="00CE6550" w:rsidRDefault="002746EF" w:rsidP="00DA3D34">
            <w:pPr>
              <w:pStyle w:val="PlainText"/>
              <w:jc w:val="center"/>
              <w:rPr>
                <w:ins w:id="924" w:author="Pacella, Christina (DEC)" w:date="2025-04-29T12:06:00Z"/>
                <w:rFonts w:ascii="Garamond" w:eastAsia="MS Mincho" w:hAnsi="Garamond"/>
                <w:sz w:val="22"/>
                <w:szCs w:val="22"/>
              </w:rPr>
            </w:pPr>
            <w:ins w:id="925" w:author="Pacella, Christina (DEC)" w:date="2025-04-29T12:06:00Z">
              <w:r w:rsidRPr="00CE6550">
                <w:rPr>
                  <w:rFonts w:ascii="Garamond" w:eastAsia="MS Mincho" w:hAnsi="Garamond"/>
                  <w:sz w:val="22"/>
                  <w:szCs w:val="22"/>
                </w:rPr>
                <w:t>FS</w:t>
              </w:r>
            </w:ins>
          </w:p>
        </w:tc>
        <w:tc>
          <w:tcPr>
            <w:tcW w:w="1340" w:type="dxa"/>
          </w:tcPr>
          <w:p w14:paraId="421A64C2" w14:textId="77777777" w:rsidR="002746EF" w:rsidRPr="00CE6550" w:rsidRDefault="002746EF" w:rsidP="00DA3D34">
            <w:pPr>
              <w:jc w:val="center"/>
              <w:rPr>
                <w:ins w:id="926" w:author="Pacella, Christina (DEC)" w:date="2025-04-29T12:06:00Z"/>
                <w:rFonts w:ascii="Garamond" w:hAnsi="Garamond"/>
                <w:color w:val="000000"/>
                <w:sz w:val="22"/>
                <w:szCs w:val="22"/>
              </w:rPr>
            </w:pPr>
            <w:ins w:id="927" w:author="Pacella, Christina (DEC)" w:date="2025-04-29T12:06:00Z">
              <w:r w:rsidRPr="00CE6550">
                <w:rPr>
                  <w:rFonts w:ascii="Garamond" w:hAnsi="Garamond"/>
                  <w:color w:val="000000"/>
                  <w:sz w:val="22"/>
                  <w:szCs w:val="22"/>
                </w:rPr>
                <w:t>5.0</w:t>
              </w:r>
            </w:ins>
          </w:p>
        </w:tc>
        <w:tc>
          <w:tcPr>
            <w:tcW w:w="2675" w:type="dxa"/>
          </w:tcPr>
          <w:p w14:paraId="0998372E" w14:textId="77777777" w:rsidR="002746EF" w:rsidRPr="00CE6550" w:rsidRDefault="002746EF" w:rsidP="00DA3D34">
            <w:pPr>
              <w:pStyle w:val="PlainText"/>
              <w:jc w:val="center"/>
              <w:rPr>
                <w:ins w:id="928" w:author="Pacella, Christina (DEC)" w:date="2025-04-29T12:06:00Z"/>
                <w:rFonts w:ascii="Garamond" w:eastAsia="MS Mincho" w:hAnsi="Garamond"/>
                <w:sz w:val="22"/>
                <w:szCs w:val="22"/>
              </w:rPr>
            </w:pPr>
            <w:ins w:id="929" w:author="Pacella, Christina (DEC)" w:date="2025-04-29T12:06:00Z">
              <w:r w:rsidRPr="00CE6550">
                <w:rPr>
                  <w:rFonts w:ascii="Garamond" w:eastAsia="MS Mincho" w:hAnsi="Garamond"/>
                  <w:sz w:val="22"/>
                  <w:szCs w:val="22"/>
                </w:rPr>
                <w:t>11/18/2021 - Current</w:t>
              </w:r>
            </w:ins>
          </w:p>
        </w:tc>
      </w:tr>
      <w:tr w:rsidR="002746EF" w:rsidRPr="00CE6550" w14:paraId="55DD1968" w14:textId="77777777" w:rsidTr="00DA3D34">
        <w:trPr>
          <w:ins w:id="930" w:author="Pacella, Christina (DEC)" w:date="2025-04-29T12:06:00Z"/>
        </w:trPr>
        <w:tc>
          <w:tcPr>
            <w:tcW w:w="905" w:type="dxa"/>
          </w:tcPr>
          <w:p w14:paraId="49BB62CF" w14:textId="77777777" w:rsidR="002746EF" w:rsidRPr="00CE6550" w:rsidRDefault="002746EF" w:rsidP="00DA3D34">
            <w:pPr>
              <w:pStyle w:val="PlainText"/>
              <w:jc w:val="center"/>
              <w:rPr>
                <w:ins w:id="931" w:author="Pacella, Christina (DEC)" w:date="2025-04-29T12:06:00Z"/>
                <w:rFonts w:ascii="Garamond" w:eastAsia="MS Mincho" w:hAnsi="Garamond"/>
                <w:sz w:val="22"/>
                <w:szCs w:val="22"/>
              </w:rPr>
            </w:pPr>
            <w:ins w:id="932" w:author="Pacella, Christina (DEC)" w:date="2025-04-29T12:06:00Z">
              <w:r>
                <w:rPr>
                  <w:rFonts w:ascii="Garamond" w:eastAsia="MS Mincho" w:hAnsi="Garamond"/>
                  <w:sz w:val="22"/>
                  <w:szCs w:val="22"/>
                </w:rPr>
                <w:t>NP</w:t>
              </w:r>
            </w:ins>
          </w:p>
        </w:tc>
        <w:tc>
          <w:tcPr>
            <w:tcW w:w="1340" w:type="dxa"/>
          </w:tcPr>
          <w:p w14:paraId="34CA8C72" w14:textId="77777777" w:rsidR="002746EF" w:rsidRPr="00CE6550" w:rsidRDefault="002746EF" w:rsidP="00DA3D34">
            <w:pPr>
              <w:jc w:val="center"/>
              <w:rPr>
                <w:ins w:id="933" w:author="Pacella, Christina (DEC)" w:date="2025-04-29T12:06:00Z"/>
                <w:rFonts w:ascii="Garamond" w:hAnsi="Garamond"/>
                <w:color w:val="000000"/>
                <w:sz w:val="22"/>
                <w:szCs w:val="22"/>
              </w:rPr>
            </w:pPr>
            <w:ins w:id="934" w:author="Pacella, Christina (DEC)" w:date="2025-04-29T12:06:00Z">
              <w:r>
                <w:rPr>
                  <w:rFonts w:ascii="Garamond" w:hAnsi="Garamond"/>
                  <w:color w:val="000000"/>
                  <w:sz w:val="22"/>
                  <w:szCs w:val="22"/>
                </w:rPr>
                <w:t>6.02</w:t>
              </w:r>
            </w:ins>
          </w:p>
        </w:tc>
        <w:tc>
          <w:tcPr>
            <w:tcW w:w="2675" w:type="dxa"/>
          </w:tcPr>
          <w:p w14:paraId="597AC4CF" w14:textId="77777777" w:rsidR="002746EF" w:rsidRPr="00CE6550" w:rsidRDefault="002746EF" w:rsidP="00DA3D34">
            <w:pPr>
              <w:pStyle w:val="PlainText"/>
              <w:jc w:val="center"/>
              <w:rPr>
                <w:ins w:id="935" w:author="Pacella, Christina (DEC)" w:date="2025-04-29T12:06:00Z"/>
                <w:rFonts w:ascii="Garamond" w:eastAsia="MS Mincho" w:hAnsi="Garamond"/>
                <w:sz w:val="22"/>
                <w:szCs w:val="22"/>
              </w:rPr>
            </w:pPr>
            <w:ins w:id="936" w:author="Pacella, Christina (DEC)" w:date="2025-04-29T12:06:00Z">
              <w:r>
                <w:rPr>
                  <w:rFonts w:ascii="Garamond" w:eastAsia="MS Mincho" w:hAnsi="Garamond"/>
                  <w:sz w:val="22"/>
                  <w:szCs w:val="22"/>
                </w:rPr>
                <w:t>03/10/2023 - Current</w:t>
              </w:r>
            </w:ins>
          </w:p>
        </w:tc>
      </w:tr>
    </w:tbl>
    <w:p w14:paraId="1E248D50" w14:textId="77777777" w:rsidR="002746EF" w:rsidRPr="00CE6550" w:rsidRDefault="002746EF" w:rsidP="002746EF">
      <w:pPr>
        <w:rPr>
          <w:ins w:id="937" w:author="Pacella, Christina (DEC)" w:date="2025-04-29T12:06:00Z"/>
          <w:rFonts w:ascii="Garamond" w:eastAsia="MS Mincho" w:hAnsi="Garamond"/>
          <w:sz w:val="22"/>
          <w:szCs w:val="22"/>
        </w:rPr>
      </w:pPr>
    </w:p>
    <w:p w14:paraId="7B4E0A6E" w14:textId="77777777" w:rsidR="002746EF" w:rsidRPr="00CE6550" w:rsidRDefault="002746EF" w:rsidP="002746EF">
      <w:pPr>
        <w:pStyle w:val="ListParagraph"/>
        <w:ind w:left="360"/>
        <w:rPr>
          <w:ins w:id="938" w:author="Pacella, Christina (DEC)" w:date="2025-04-29T12:06:00Z"/>
          <w:rFonts w:ascii="Garamond" w:eastAsia="MS Mincho" w:hAnsi="Garamond"/>
        </w:rPr>
      </w:pPr>
      <w:ins w:id="939" w:author="Pacella, Christina (DEC)" w:date="2025-04-29T12:06:00Z">
        <w:r w:rsidRPr="00CE6550">
          <w:rPr>
            <w:rFonts w:ascii="Garamond" w:eastAsia="MS Mincho" w:hAnsi="Garamond"/>
            <w:b/>
          </w:rPr>
          <w:t>CR1000x Program Version(s):</w:t>
        </w:r>
        <w:r w:rsidRPr="00CE6550">
          <w:rPr>
            <w:rFonts w:ascii="Garamond" w:eastAsia="MS Mincho" w:hAnsi="Garamond"/>
          </w:rPr>
          <w:t xml:space="preserve">  </w:t>
        </w:r>
      </w:ins>
    </w:p>
    <w:tbl>
      <w:tblPr>
        <w:tblStyle w:val="TableGrid"/>
        <w:tblW w:w="7195" w:type="dxa"/>
        <w:tblInd w:w="360" w:type="dxa"/>
        <w:tblLook w:val="04A0" w:firstRow="1" w:lastRow="0" w:firstColumn="1" w:lastColumn="0" w:noHBand="0" w:noVBand="1"/>
      </w:tblPr>
      <w:tblGrid>
        <w:gridCol w:w="877"/>
        <w:gridCol w:w="3714"/>
        <w:gridCol w:w="2604"/>
      </w:tblGrid>
      <w:tr w:rsidR="002746EF" w:rsidRPr="00CE6550" w14:paraId="56411B1C" w14:textId="77777777" w:rsidTr="00C04022">
        <w:trPr>
          <w:ins w:id="940" w:author="Pacella, Christina (DEC)" w:date="2025-04-29T12:06:00Z"/>
        </w:trPr>
        <w:tc>
          <w:tcPr>
            <w:tcW w:w="877" w:type="dxa"/>
          </w:tcPr>
          <w:p w14:paraId="7BF30C07" w14:textId="77777777" w:rsidR="002746EF" w:rsidRPr="00CE6550" w:rsidRDefault="002746EF" w:rsidP="00DA3D34">
            <w:pPr>
              <w:pStyle w:val="PlainText"/>
              <w:jc w:val="center"/>
              <w:rPr>
                <w:ins w:id="941" w:author="Pacella, Christina (DEC)" w:date="2025-04-29T12:06:00Z"/>
                <w:rFonts w:ascii="Garamond" w:eastAsia="MS Mincho" w:hAnsi="Garamond"/>
                <w:b/>
                <w:sz w:val="22"/>
                <w:szCs w:val="22"/>
                <w:u w:val="single"/>
              </w:rPr>
            </w:pPr>
            <w:ins w:id="942" w:author="Pacella, Christina (DEC)" w:date="2025-04-29T12:06:00Z">
              <w:r w:rsidRPr="00CE6550">
                <w:rPr>
                  <w:rFonts w:ascii="Garamond" w:eastAsia="MS Mincho" w:hAnsi="Garamond"/>
                  <w:b/>
                  <w:sz w:val="22"/>
                  <w:szCs w:val="22"/>
                  <w:u w:val="single"/>
                </w:rPr>
                <w:t>Station</w:t>
              </w:r>
            </w:ins>
          </w:p>
        </w:tc>
        <w:tc>
          <w:tcPr>
            <w:tcW w:w="3714" w:type="dxa"/>
          </w:tcPr>
          <w:p w14:paraId="3621624D" w14:textId="77777777" w:rsidR="002746EF" w:rsidRPr="00CE6550" w:rsidRDefault="002746EF" w:rsidP="00DA3D34">
            <w:pPr>
              <w:pStyle w:val="PlainText"/>
              <w:jc w:val="center"/>
              <w:rPr>
                <w:ins w:id="943" w:author="Pacella, Christina (DEC)" w:date="2025-04-29T12:06:00Z"/>
                <w:rFonts w:ascii="Garamond" w:eastAsia="MS Mincho" w:hAnsi="Garamond"/>
                <w:b/>
                <w:sz w:val="22"/>
                <w:szCs w:val="22"/>
                <w:u w:val="single"/>
              </w:rPr>
            </w:pPr>
            <w:ins w:id="944" w:author="Pacella, Christina (DEC)" w:date="2025-04-29T12:06:00Z">
              <w:r w:rsidRPr="00CE6550">
                <w:rPr>
                  <w:rFonts w:ascii="Garamond" w:eastAsia="MS Mincho" w:hAnsi="Garamond"/>
                  <w:b/>
                  <w:sz w:val="22"/>
                  <w:szCs w:val="22"/>
                  <w:u w:val="single"/>
                </w:rPr>
                <w:t>Program Name</w:t>
              </w:r>
            </w:ins>
          </w:p>
        </w:tc>
        <w:tc>
          <w:tcPr>
            <w:tcW w:w="2604" w:type="dxa"/>
          </w:tcPr>
          <w:p w14:paraId="39C50442" w14:textId="77777777" w:rsidR="002746EF" w:rsidRPr="00CE6550" w:rsidRDefault="002746EF" w:rsidP="00DA3D34">
            <w:pPr>
              <w:pStyle w:val="PlainText"/>
              <w:jc w:val="center"/>
              <w:rPr>
                <w:ins w:id="945" w:author="Pacella, Christina (DEC)" w:date="2025-04-29T12:06:00Z"/>
                <w:rFonts w:ascii="Garamond" w:eastAsia="MS Mincho" w:hAnsi="Garamond"/>
                <w:b/>
                <w:sz w:val="22"/>
                <w:szCs w:val="22"/>
                <w:u w:val="single"/>
              </w:rPr>
            </w:pPr>
            <w:ins w:id="946" w:author="Pacella, Christina (DEC)" w:date="2025-04-29T12:06:00Z">
              <w:r w:rsidRPr="00CE6550">
                <w:rPr>
                  <w:rFonts w:ascii="Garamond" w:eastAsia="MS Mincho" w:hAnsi="Garamond"/>
                  <w:b/>
                  <w:sz w:val="22"/>
                  <w:szCs w:val="22"/>
                  <w:u w:val="single"/>
                </w:rPr>
                <w:t>Dates Used</w:t>
              </w:r>
            </w:ins>
          </w:p>
        </w:tc>
      </w:tr>
      <w:tr w:rsidR="002746EF" w:rsidRPr="00CE6550" w14:paraId="28DA2899" w14:textId="77777777" w:rsidTr="00C04022">
        <w:trPr>
          <w:ins w:id="947" w:author="Pacella, Christina (DEC)" w:date="2025-04-29T12:06:00Z"/>
        </w:trPr>
        <w:tc>
          <w:tcPr>
            <w:tcW w:w="877" w:type="dxa"/>
          </w:tcPr>
          <w:p w14:paraId="1AB9F7C9" w14:textId="77777777" w:rsidR="002746EF" w:rsidRPr="00CE6550" w:rsidRDefault="002746EF" w:rsidP="00DA3D34">
            <w:pPr>
              <w:pStyle w:val="PlainText"/>
              <w:jc w:val="center"/>
              <w:rPr>
                <w:ins w:id="948" w:author="Pacella, Christina (DEC)" w:date="2025-04-29T12:06:00Z"/>
                <w:rFonts w:ascii="Garamond" w:eastAsia="MS Mincho" w:hAnsi="Garamond"/>
                <w:sz w:val="22"/>
                <w:szCs w:val="22"/>
              </w:rPr>
            </w:pPr>
            <w:ins w:id="949" w:author="Pacella, Christina (DEC)" w:date="2025-04-29T12:06:00Z">
              <w:r w:rsidRPr="00CE6550">
                <w:rPr>
                  <w:rFonts w:ascii="Garamond" w:eastAsia="MS Mincho" w:hAnsi="Garamond"/>
                  <w:sz w:val="22"/>
                  <w:szCs w:val="22"/>
                </w:rPr>
                <w:t>FS</w:t>
              </w:r>
            </w:ins>
          </w:p>
        </w:tc>
        <w:tc>
          <w:tcPr>
            <w:tcW w:w="3714" w:type="dxa"/>
          </w:tcPr>
          <w:p w14:paraId="6B63A219" w14:textId="5EF2D899" w:rsidR="002746EF" w:rsidRPr="00CE6550" w:rsidRDefault="002746EF" w:rsidP="00DA3D34">
            <w:pPr>
              <w:jc w:val="center"/>
              <w:rPr>
                <w:ins w:id="950" w:author="Pacella, Christina (DEC)" w:date="2025-04-29T12:06:00Z"/>
                <w:rFonts w:ascii="Garamond" w:hAnsi="Garamond"/>
                <w:color w:val="000000"/>
                <w:sz w:val="22"/>
                <w:szCs w:val="22"/>
              </w:rPr>
            </w:pPr>
            <w:ins w:id="951" w:author="Pacella, Christina (DEC)" w:date="2025-04-29T12:06:00Z">
              <w:r w:rsidRPr="00CE6550">
                <w:rPr>
                  <w:rFonts w:ascii="Garamond" w:hAnsi="Garamond"/>
                  <w:color w:val="000000"/>
                  <w:sz w:val="22"/>
                  <w:szCs w:val="22"/>
                </w:rPr>
                <w:t>HUDFSMET_CR1000x_6.1.</w:t>
              </w:r>
            </w:ins>
            <w:r w:rsidR="00413D5E">
              <w:rPr>
                <w:rFonts w:ascii="Garamond" w:hAnsi="Garamond"/>
                <w:color w:val="000000"/>
                <w:sz w:val="22"/>
                <w:szCs w:val="22"/>
              </w:rPr>
              <w:t>3</w:t>
            </w:r>
            <w:ins w:id="952" w:author="Pacella, Christina (DEC)" w:date="2025-04-29T12:06:00Z">
              <w:r w:rsidRPr="00CE6550">
                <w:rPr>
                  <w:rFonts w:ascii="Garamond" w:hAnsi="Garamond"/>
                  <w:color w:val="000000"/>
                  <w:sz w:val="22"/>
                  <w:szCs w:val="22"/>
                </w:rPr>
                <w:t>_</w:t>
              </w:r>
            </w:ins>
            <w:r w:rsidR="00B64B3E">
              <w:rPr>
                <w:rFonts w:ascii="Garamond" w:hAnsi="Garamond"/>
                <w:color w:val="000000"/>
                <w:sz w:val="22"/>
                <w:szCs w:val="22"/>
              </w:rPr>
              <w:t>102423</w:t>
            </w:r>
          </w:p>
        </w:tc>
        <w:tc>
          <w:tcPr>
            <w:tcW w:w="2604" w:type="dxa"/>
          </w:tcPr>
          <w:p w14:paraId="684E8F3E" w14:textId="45D81342" w:rsidR="002746EF" w:rsidRPr="00CE6550" w:rsidRDefault="00B64B3E" w:rsidP="00DA3D34">
            <w:pPr>
              <w:pStyle w:val="PlainText"/>
              <w:jc w:val="center"/>
              <w:rPr>
                <w:ins w:id="953" w:author="Pacella, Christina (DEC)" w:date="2025-04-29T12:06:00Z"/>
                <w:rFonts w:ascii="Garamond" w:eastAsia="MS Mincho" w:hAnsi="Garamond"/>
                <w:sz w:val="22"/>
                <w:szCs w:val="22"/>
              </w:rPr>
            </w:pPr>
            <w:r>
              <w:rPr>
                <w:rFonts w:ascii="Garamond" w:eastAsia="MS Mincho" w:hAnsi="Garamond"/>
                <w:sz w:val="22"/>
                <w:szCs w:val="22"/>
              </w:rPr>
              <w:t>10</w:t>
            </w:r>
            <w:ins w:id="954" w:author="Pacella, Christina (DEC)" w:date="2025-04-29T12:06:00Z">
              <w:r w:rsidR="002746EF">
                <w:rPr>
                  <w:rFonts w:ascii="Garamond" w:eastAsia="MS Mincho" w:hAnsi="Garamond"/>
                  <w:sz w:val="22"/>
                  <w:szCs w:val="22"/>
                </w:rPr>
                <w:t>/</w:t>
              </w:r>
            </w:ins>
            <w:r>
              <w:rPr>
                <w:rFonts w:ascii="Garamond" w:eastAsia="MS Mincho" w:hAnsi="Garamond"/>
                <w:sz w:val="22"/>
                <w:szCs w:val="22"/>
              </w:rPr>
              <w:t>24</w:t>
            </w:r>
            <w:ins w:id="955" w:author="Pacella, Christina (DEC)" w:date="2025-04-29T12:06:00Z">
              <w:r w:rsidR="002746EF">
                <w:rPr>
                  <w:rFonts w:ascii="Garamond" w:eastAsia="MS Mincho" w:hAnsi="Garamond"/>
                  <w:sz w:val="22"/>
                  <w:szCs w:val="22"/>
                </w:rPr>
                <w:t xml:space="preserve">/2023 </w:t>
              </w:r>
            </w:ins>
            <w:r w:rsidR="00C04022">
              <w:rPr>
                <w:rFonts w:ascii="Garamond" w:eastAsia="MS Mincho" w:hAnsi="Garamond"/>
                <w:sz w:val="22"/>
                <w:szCs w:val="22"/>
              </w:rPr>
              <w:t>–</w:t>
            </w:r>
            <w:ins w:id="956" w:author="Pacella, Christina (DEC)" w:date="2025-04-29T12:06:00Z">
              <w:r w:rsidR="002746EF">
                <w:rPr>
                  <w:rFonts w:ascii="Garamond" w:eastAsia="MS Mincho" w:hAnsi="Garamond"/>
                  <w:sz w:val="22"/>
                  <w:szCs w:val="22"/>
                </w:rPr>
                <w:t xml:space="preserve"> </w:t>
              </w:r>
            </w:ins>
            <w:r w:rsidR="00C04022">
              <w:rPr>
                <w:rFonts w:ascii="Garamond" w:eastAsia="MS Mincho" w:hAnsi="Garamond"/>
                <w:sz w:val="22"/>
                <w:szCs w:val="22"/>
              </w:rPr>
              <w:t>09/03/2025</w:t>
            </w:r>
          </w:p>
        </w:tc>
      </w:tr>
      <w:tr w:rsidR="002746EF" w14:paraId="00694B7F" w14:textId="77777777" w:rsidTr="00C04022">
        <w:trPr>
          <w:ins w:id="957" w:author="Pacella, Christina (DEC)" w:date="2025-04-29T12:06:00Z"/>
        </w:trPr>
        <w:tc>
          <w:tcPr>
            <w:tcW w:w="877" w:type="dxa"/>
          </w:tcPr>
          <w:p w14:paraId="54543EB6" w14:textId="7DDFCDAF" w:rsidR="002746EF" w:rsidRPr="00CE6550" w:rsidRDefault="00605161" w:rsidP="00DA3D34">
            <w:pPr>
              <w:pStyle w:val="PlainText"/>
              <w:jc w:val="center"/>
              <w:rPr>
                <w:ins w:id="958" w:author="Pacella, Christina (DEC)" w:date="2025-04-29T12:06:00Z"/>
                <w:rFonts w:ascii="Garamond" w:eastAsia="MS Mincho" w:hAnsi="Garamond"/>
                <w:sz w:val="22"/>
                <w:szCs w:val="22"/>
              </w:rPr>
            </w:pPr>
            <w:r>
              <w:rPr>
                <w:rFonts w:ascii="Garamond" w:eastAsia="MS Mincho" w:hAnsi="Garamond"/>
                <w:sz w:val="22"/>
                <w:szCs w:val="22"/>
              </w:rPr>
              <w:t>FS</w:t>
            </w:r>
          </w:p>
        </w:tc>
        <w:tc>
          <w:tcPr>
            <w:tcW w:w="3714" w:type="dxa"/>
            <w:vAlign w:val="bottom"/>
          </w:tcPr>
          <w:p w14:paraId="3EF6B0BF" w14:textId="17D40496" w:rsidR="002746EF" w:rsidRPr="00CE6550" w:rsidRDefault="00605161" w:rsidP="00DA3D34">
            <w:pPr>
              <w:jc w:val="center"/>
              <w:rPr>
                <w:ins w:id="959" w:author="Pacella, Christina (DEC)" w:date="2025-04-29T12:06:00Z"/>
                <w:rFonts w:ascii="Garamond" w:hAnsi="Garamond"/>
                <w:color w:val="000000"/>
                <w:sz w:val="22"/>
                <w:szCs w:val="22"/>
              </w:rPr>
            </w:pPr>
            <w:r>
              <w:rPr>
                <w:rFonts w:ascii="Garamond" w:hAnsi="Garamond"/>
                <w:color w:val="000000"/>
                <w:sz w:val="22"/>
                <w:szCs w:val="22"/>
              </w:rPr>
              <w:t>HUDFSMET_CR1000x_6.</w:t>
            </w:r>
            <w:r w:rsidR="00413D5E">
              <w:rPr>
                <w:rFonts w:ascii="Garamond" w:hAnsi="Garamond"/>
                <w:color w:val="000000"/>
                <w:sz w:val="22"/>
                <w:szCs w:val="22"/>
              </w:rPr>
              <w:t>1.</w:t>
            </w:r>
            <w:r w:rsidR="00B64B3E">
              <w:rPr>
                <w:rFonts w:ascii="Garamond" w:hAnsi="Garamond"/>
                <w:color w:val="000000"/>
                <w:sz w:val="22"/>
                <w:szCs w:val="22"/>
              </w:rPr>
              <w:t>4_090225</w:t>
            </w:r>
          </w:p>
        </w:tc>
        <w:tc>
          <w:tcPr>
            <w:tcW w:w="2604" w:type="dxa"/>
            <w:vAlign w:val="bottom"/>
          </w:tcPr>
          <w:p w14:paraId="18E7670E" w14:textId="4C645F52" w:rsidR="002746EF" w:rsidRPr="001D2FB4" w:rsidRDefault="00C04022" w:rsidP="00DA3D34">
            <w:pPr>
              <w:pStyle w:val="PlainText"/>
              <w:jc w:val="center"/>
              <w:rPr>
                <w:ins w:id="960" w:author="Pacella, Christina (DEC)" w:date="2025-04-29T12:06:00Z"/>
                <w:rFonts w:ascii="Garamond" w:eastAsia="MS Mincho" w:hAnsi="Garamond"/>
                <w:sz w:val="22"/>
                <w:szCs w:val="22"/>
              </w:rPr>
            </w:pPr>
            <w:r>
              <w:rPr>
                <w:rFonts w:ascii="Garamond" w:eastAsia="MS Mincho" w:hAnsi="Garamond"/>
                <w:sz w:val="22"/>
                <w:szCs w:val="22"/>
              </w:rPr>
              <w:t>09</w:t>
            </w:r>
            <w:r w:rsidR="007B1777">
              <w:rPr>
                <w:rFonts w:ascii="Garamond" w:eastAsia="MS Mincho" w:hAnsi="Garamond"/>
                <w:sz w:val="22"/>
                <w:szCs w:val="22"/>
              </w:rPr>
              <w:t xml:space="preserve">/03/2025 </w:t>
            </w:r>
            <w:r w:rsidR="00A976C6">
              <w:rPr>
                <w:rFonts w:ascii="Garamond" w:eastAsia="MS Mincho" w:hAnsi="Garamond"/>
                <w:sz w:val="22"/>
                <w:szCs w:val="22"/>
              </w:rPr>
              <w:t>–</w:t>
            </w:r>
            <w:r w:rsidR="007B1777">
              <w:rPr>
                <w:rFonts w:ascii="Garamond" w:eastAsia="MS Mincho" w:hAnsi="Garamond"/>
                <w:sz w:val="22"/>
                <w:szCs w:val="22"/>
              </w:rPr>
              <w:t xml:space="preserve"> </w:t>
            </w:r>
            <w:r w:rsidR="00A976C6">
              <w:rPr>
                <w:rFonts w:ascii="Garamond" w:eastAsia="MS Mincho" w:hAnsi="Garamond"/>
                <w:sz w:val="22"/>
                <w:szCs w:val="22"/>
              </w:rPr>
              <w:t>10/20/2025</w:t>
            </w:r>
          </w:p>
        </w:tc>
      </w:tr>
      <w:tr w:rsidR="002746EF" w14:paraId="6ADD4A95" w14:textId="77777777" w:rsidTr="00C04022">
        <w:trPr>
          <w:ins w:id="961" w:author="Pacella, Christina (DEC)" w:date="2025-04-29T12:06:00Z"/>
        </w:trPr>
        <w:tc>
          <w:tcPr>
            <w:tcW w:w="877" w:type="dxa"/>
          </w:tcPr>
          <w:p w14:paraId="6281FE95" w14:textId="26C5E501" w:rsidR="002746EF" w:rsidRPr="00CE6550" w:rsidRDefault="00A976C6" w:rsidP="00DA3D34">
            <w:pPr>
              <w:pStyle w:val="PlainText"/>
              <w:jc w:val="center"/>
              <w:rPr>
                <w:ins w:id="962" w:author="Pacella, Christina (DEC)" w:date="2025-04-29T12:06:00Z"/>
                <w:rFonts w:ascii="Garamond" w:eastAsia="MS Mincho" w:hAnsi="Garamond"/>
                <w:sz w:val="22"/>
                <w:szCs w:val="22"/>
              </w:rPr>
            </w:pPr>
            <w:r>
              <w:rPr>
                <w:rFonts w:ascii="Garamond" w:eastAsia="MS Mincho" w:hAnsi="Garamond"/>
                <w:sz w:val="22"/>
                <w:szCs w:val="22"/>
              </w:rPr>
              <w:t>FS</w:t>
            </w:r>
          </w:p>
        </w:tc>
        <w:tc>
          <w:tcPr>
            <w:tcW w:w="3714" w:type="dxa"/>
            <w:vAlign w:val="bottom"/>
          </w:tcPr>
          <w:p w14:paraId="301083DB" w14:textId="6D63931A" w:rsidR="002746EF" w:rsidRPr="00CE6550" w:rsidRDefault="00A976C6" w:rsidP="00DA3D34">
            <w:pPr>
              <w:jc w:val="center"/>
              <w:rPr>
                <w:ins w:id="963" w:author="Pacella, Christina (DEC)" w:date="2025-04-29T12:06:00Z"/>
                <w:rFonts w:ascii="Garamond" w:hAnsi="Garamond"/>
                <w:color w:val="000000"/>
                <w:sz w:val="22"/>
                <w:szCs w:val="22"/>
              </w:rPr>
            </w:pPr>
            <w:r>
              <w:rPr>
                <w:rFonts w:ascii="Garamond" w:hAnsi="Garamond"/>
                <w:color w:val="000000"/>
                <w:sz w:val="22"/>
                <w:szCs w:val="22"/>
              </w:rPr>
              <w:t>HUDFSMET_CR1000x_6.1.5</w:t>
            </w:r>
            <w:r w:rsidR="00CB558A">
              <w:rPr>
                <w:rFonts w:ascii="Garamond" w:hAnsi="Garamond"/>
                <w:color w:val="000000"/>
                <w:sz w:val="22"/>
                <w:szCs w:val="22"/>
              </w:rPr>
              <w:t>_102025</w:t>
            </w:r>
          </w:p>
        </w:tc>
        <w:tc>
          <w:tcPr>
            <w:tcW w:w="2604" w:type="dxa"/>
            <w:vAlign w:val="bottom"/>
          </w:tcPr>
          <w:p w14:paraId="049F35BD" w14:textId="2A8A3E40" w:rsidR="002746EF" w:rsidRDefault="00CB558A" w:rsidP="00DA3D34">
            <w:pPr>
              <w:pStyle w:val="PlainText"/>
              <w:jc w:val="center"/>
              <w:rPr>
                <w:ins w:id="964" w:author="Pacella, Christina (DEC)" w:date="2025-04-29T12:06:00Z"/>
                <w:rFonts w:ascii="Garamond" w:hAnsi="Garamond"/>
                <w:color w:val="000000"/>
                <w:sz w:val="22"/>
                <w:szCs w:val="22"/>
              </w:rPr>
            </w:pPr>
            <w:r>
              <w:rPr>
                <w:rFonts w:ascii="Garamond" w:hAnsi="Garamond"/>
                <w:color w:val="000000"/>
                <w:sz w:val="22"/>
                <w:szCs w:val="22"/>
              </w:rPr>
              <w:t>10/20/2025 - Current</w:t>
            </w:r>
          </w:p>
        </w:tc>
      </w:tr>
      <w:tr w:rsidR="002746EF" w14:paraId="30165423" w14:textId="77777777" w:rsidTr="00C04022">
        <w:trPr>
          <w:ins w:id="965" w:author="Pacella, Christina (DEC)" w:date="2025-04-29T12:06:00Z"/>
        </w:trPr>
        <w:tc>
          <w:tcPr>
            <w:tcW w:w="877" w:type="dxa"/>
          </w:tcPr>
          <w:p w14:paraId="0B9E8A1B" w14:textId="77777777" w:rsidR="002746EF" w:rsidRDefault="002746EF" w:rsidP="00DA3D34">
            <w:pPr>
              <w:pStyle w:val="PlainText"/>
              <w:jc w:val="center"/>
              <w:rPr>
                <w:ins w:id="966" w:author="Pacella, Christina (DEC)" w:date="2025-04-29T12:06:00Z"/>
                <w:rFonts w:ascii="Garamond" w:eastAsia="MS Mincho" w:hAnsi="Garamond"/>
                <w:sz w:val="22"/>
                <w:szCs w:val="22"/>
              </w:rPr>
            </w:pPr>
            <w:ins w:id="967" w:author="Pacella, Christina (DEC)" w:date="2025-04-29T12:06:00Z">
              <w:r>
                <w:rPr>
                  <w:rFonts w:ascii="Garamond" w:eastAsia="MS Mincho" w:hAnsi="Garamond"/>
                  <w:sz w:val="22"/>
                  <w:szCs w:val="22"/>
                </w:rPr>
                <w:t>NP</w:t>
              </w:r>
            </w:ins>
          </w:p>
        </w:tc>
        <w:tc>
          <w:tcPr>
            <w:tcW w:w="3714" w:type="dxa"/>
            <w:vAlign w:val="bottom"/>
          </w:tcPr>
          <w:p w14:paraId="5C24F1C4" w14:textId="77777777" w:rsidR="002746EF" w:rsidRPr="00CE6550" w:rsidRDefault="002746EF" w:rsidP="00DA3D34">
            <w:pPr>
              <w:jc w:val="center"/>
              <w:rPr>
                <w:ins w:id="968" w:author="Pacella, Christina (DEC)" w:date="2025-04-29T12:06:00Z"/>
                <w:rFonts w:ascii="Garamond" w:hAnsi="Garamond"/>
                <w:color w:val="000000"/>
                <w:sz w:val="22"/>
                <w:szCs w:val="22"/>
              </w:rPr>
            </w:pPr>
            <w:ins w:id="969" w:author="Pacella, Christina (DEC)" w:date="2025-04-29T12:06:00Z">
              <w:r w:rsidRPr="00CE6550">
                <w:rPr>
                  <w:rFonts w:ascii="Garamond" w:hAnsi="Garamond"/>
                  <w:color w:val="000000"/>
                  <w:sz w:val="22"/>
                  <w:szCs w:val="22"/>
                </w:rPr>
                <w:t>HUDNPMET_CR1000x_6.0.</w:t>
              </w:r>
              <w:r>
                <w:rPr>
                  <w:rFonts w:ascii="Garamond" w:hAnsi="Garamond"/>
                  <w:color w:val="000000"/>
                  <w:sz w:val="22"/>
                  <w:szCs w:val="22"/>
                </w:rPr>
                <w:t>17</w:t>
              </w:r>
              <w:r w:rsidRPr="00CE6550">
                <w:rPr>
                  <w:rFonts w:ascii="Garamond" w:hAnsi="Garamond"/>
                  <w:color w:val="000000"/>
                  <w:sz w:val="22"/>
                  <w:szCs w:val="22"/>
                </w:rPr>
                <w:t>_</w:t>
              </w:r>
              <w:r>
                <w:rPr>
                  <w:rFonts w:ascii="Garamond" w:hAnsi="Garamond"/>
                  <w:color w:val="000000"/>
                  <w:sz w:val="22"/>
                  <w:szCs w:val="22"/>
                </w:rPr>
                <w:t>119824</w:t>
              </w:r>
            </w:ins>
          </w:p>
        </w:tc>
        <w:tc>
          <w:tcPr>
            <w:tcW w:w="2604" w:type="dxa"/>
            <w:vAlign w:val="bottom"/>
          </w:tcPr>
          <w:p w14:paraId="105BE2BE" w14:textId="77777777" w:rsidR="002746EF" w:rsidRDefault="002746EF" w:rsidP="00DA3D34">
            <w:pPr>
              <w:pStyle w:val="PlainText"/>
              <w:jc w:val="center"/>
              <w:rPr>
                <w:ins w:id="970" w:author="Pacella, Christina (DEC)" w:date="2025-04-29T12:06:00Z"/>
                <w:rFonts w:ascii="Garamond" w:hAnsi="Garamond"/>
                <w:color w:val="000000"/>
                <w:sz w:val="22"/>
                <w:szCs w:val="22"/>
              </w:rPr>
            </w:pPr>
            <w:ins w:id="971" w:author="Pacella, Christina (DEC)" w:date="2025-04-29T12:06:00Z">
              <w:r>
                <w:rPr>
                  <w:rFonts w:ascii="Garamond" w:hAnsi="Garamond"/>
                  <w:color w:val="000000"/>
                  <w:sz w:val="22"/>
                  <w:szCs w:val="22"/>
                </w:rPr>
                <w:t>11/08/24 - Current</w:t>
              </w:r>
            </w:ins>
          </w:p>
        </w:tc>
      </w:tr>
    </w:tbl>
    <w:p w14:paraId="7C30D45D" w14:textId="63A696A2" w:rsidR="00E25C96" w:rsidRPr="00E87CC3" w:rsidDel="002746EF" w:rsidRDefault="002746EF" w:rsidP="00B273B0">
      <w:pPr>
        <w:rPr>
          <w:del w:id="972" w:author="Pacella, Christina (DEC)" w:date="2025-04-29T12:06:00Z"/>
          <w:rFonts w:ascii="Garamond" w:hAnsi="Garamond"/>
          <w:b/>
          <w:bCs/>
          <w:sz w:val="22"/>
          <w:szCs w:val="22"/>
        </w:rPr>
      </w:pPr>
      <w:ins w:id="973" w:author="Pacella, Christina (DEC)" w:date="2025-04-29T12:06:00Z">
        <w:r w:rsidRPr="00341000" w:rsidDel="002746EF">
          <w:rPr>
            <w:rFonts w:ascii="Garamond" w:hAnsi="Garamond"/>
            <w:bCs/>
            <w:sz w:val="22"/>
            <w:szCs w:val="22"/>
          </w:rPr>
          <w:t xml:space="preserve"> </w:t>
        </w:r>
      </w:ins>
      <w:del w:id="974" w:author="Pacella, Christina (DEC)" w:date="2025-04-29T12:06:00Z">
        <w:r w:rsidR="00341000" w:rsidRPr="00341000" w:rsidDel="002746EF">
          <w:rPr>
            <w:rFonts w:ascii="Garamond" w:hAnsi="Garamond"/>
            <w:bCs/>
            <w:sz w:val="22"/>
            <w:szCs w:val="22"/>
          </w:rPr>
          <w:delText xml:space="preserve">[Instructions/Remove: </w:delText>
        </w:r>
        <w:r w:rsidR="00E25C96" w:rsidRPr="00E87CC3" w:rsidDel="002746EF">
          <w:rPr>
            <w:rFonts w:ascii="Garamond" w:hAnsi="Garamond"/>
            <w:sz w:val="22"/>
            <w:szCs w:val="22"/>
          </w:rPr>
          <w:delText xml:space="preserve">Include parameter description, units, sensor type, model #, (operating temperature), range of measurement, accuracy, (temperature dependence), (sensitivity), (stability), </w:delText>
        </w:r>
        <w:r w:rsidR="00C80736" w:rsidDel="002746EF">
          <w:rPr>
            <w:rFonts w:ascii="Garamond" w:hAnsi="Garamond"/>
            <w:sz w:val="22"/>
            <w:szCs w:val="22"/>
          </w:rPr>
          <w:delText xml:space="preserve">serial numbers, </w:delText>
        </w:r>
        <w:r w:rsidR="00803842" w:rsidDel="002746EF">
          <w:rPr>
            <w:rFonts w:ascii="Garamond" w:hAnsi="Garamond"/>
            <w:sz w:val="22"/>
            <w:szCs w:val="22"/>
          </w:rPr>
          <w:delText>multiplier</w:delText>
        </w:r>
        <w:r w:rsidR="00C80736" w:rsidDel="002746EF">
          <w:rPr>
            <w:rFonts w:ascii="Garamond" w:hAnsi="Garamond"/>
            <w:sz w:val="22"/>
            <w:szCs w:val="22"/>
          </w:rPr>
          <w:delText>s</w:delText>
        </w:r>
        <w:r w:rsidR="00803842" w:rsidDel="002746EF">
          <w:rPr>
            <w:rFonts w:ascii="Garamond" w:hAnsi="Garamond"/>
            <w:sz w:val="22"/>
            <w:szCs w:val="22"/>
          </w:rPr>
          <w:delText xml:space="preserve">, </w:delText>
        </w:r>
        <w:r w:rsidR="00E25C96" w:rsidRPr="00E87CC3" w:rsidDel="002746EF">
          <w:rPr>
            <w:rFonts w:ascii="Garamond" w:hAnsi="Garamond"/>
            <w:sz w:val="22"/>
            <w:szCs w:val="22"/>
          </w:rPr>
          <w:delText>date of last calibration</w:delText>
        </w:r>
        <w:r w:rsidR="00803842" w:rsidDel="002746EF">
          <w:rPr>
            <w:rFonts w:ascii="Garamond" w:hAnsi="Garamond"/>
            <w:sz w:val="22"/>
            <w:szCs w:val="22"/>
          </w:rPr>
          <w:delText>,</w:delText>
        </w:r>
        <w:r w:rsidR="00E25C96" w:rsidRPr="00E87CC3" w:rsidDel="002746EF">
          <w:rPr>
            <w:rFonts w:ascii="Garamond" w:hAnsi="Garamond"/>
            <w:sz w:val="22"/>
            <w:szCs w:val="22"/>
          </w:rPr>
          <w:delText xml:space="preserve"> </w:delText>
        </w:r>
        <w:r w:rsidR="00C074CC" w:rsidDel="002746EF">
          <w:rPr>
            <w:rFonts w:ascii="Garamond" w:hAnsi="Garamond"/>
            <w:sz w:val="22"/>
            <w:szCs w:val="22"/>
          </w:rPr>
          <w:delText xml:space="preserve">and dates </w:delText>
        </w:r>
        <w:r w:rsidR="00360FBF" w:rsidDel="002746EF">
          <w:rPr>
            <w:rFonts w:ascii="Garamond" w:hAnsi="Garamond"/>
            <w:sz w:val="22"/>
            <w:szCs w:val="22"/>
          </w:rPr>
          <w:delText xml:space="preserve">in use </w:delText>
        </w:r>
        <w:r w:rsidR="00E25C96" w:rsidRPr="00E87CC3" w:rsidDel="002746EF">
          <w:rPr>
            <w:rFonts w:ascii="Garamond" w:hAnsi="Garamond"/>
            <w:sz w:val="22"/>
            <w:szCs w:val="22"/>
          </w:rPr>
          <w:delText>for each sensor</w:delText>
        </w:r>
        <w:r w:rsidR="00AA540F" w:rsidDel="002746EF">
          <w:rPr>
            <w:rFonts w:ascii="Garamond" w:hAnsi="Garamond"/>
            <w:sz w:val="22"/>
            <w:szCs w:val="22"/>
          </w:rPr>
          <w:delText xml:space="preserve"> </w:delText>
        </w:r>
        <w:r w:rsidR="00AA540F" w:rsidRPr="00DB409E" w:rsidDel="002746EF">
          <w:rPr>
            <w:rFonts w:ascii="Garamond" w:hAnsi="Garamond"/>
            <w:b/>
            <w:sz w:val="22"/>
            <w:szCs w:val="22"/>
          </w:rPr>
          <w:delText>(include at a minimum the sensors installed for the year covered by this metadata document)</w:delText>
        </w:r>
        <w:r w:rsidR="00AA540F" w:rsidRPr="009B75EE" w:rsidDel="002746EF">
          <w:rPr>
            <w:rFonts w:ascii="Garamond" w:hAnsi="Garamond"/>
            <w:sz w:val="22"/>
            <w:szCs w:val="22"/>
          </w:rPr>
          <w:delText xml:space="preserve"> </w:delText>
        </w:r>
        <w:r w:rsidR="00E25C96" w:rsidRPr="00E87CC3" w:rsidDel="002746EF">
          <w:rPr>
            <w:rFonts w:ascii="Garamond" w:hAnsi="Garamond"/>
            <w:sz w:val="22"/>
            <w:szCs w:val="22"/>
          </w:rPr>
          <w:delText xml:space="preserve">and </w:delText>
        </w:r>
        <w:r w:rsidR="00BE7EFF" w:rsidRPr="00E87CC3" w:rsidDel="002746EF">
          <w:rPr>
            <w:rFonts w:ascii="Garamond" w:hAnsi="Garamond"/>
            <w:sz w:val="22"/>
            <w:szCs w:val="22"/>
          </w:rPr>
          <w:delText>CR1000</w:delText>
        </w:r>
        <w:r w:rsidR="00F97C0E" w:rsidDel="002746EF">
          <w:rPr>
            <w:rFonts w:ascii="Garamond" w:hAnsi="Garamond"/>
            <w:sz w:val="22"/>
            <w:szCs w:val="22"/>
          </w:rPr>
          <w:delText>/CR1000X</w:delText>
        </w:r>
        <w:r w:rsidR="00E25C96" w:rsidRPr="00E87CC3" w:rsidDel="002746EF">
          <w:rPr>
            <w:rFonts w:ascii="Garamond" w:hAnsi="Garamond"/>
            <w:sz w:val="22"/>
            <w:szCs w:val="22"/>
          </w:rPr>
          <w:delText xml:space="preserve"> description.</w:delText>
        </w:r>
        <w:r w:rsidR="00856647" w:rsidRPr="00E87CC3" w:rsidDel="002746EF">
          <w:rPr>
            <w:rFonts w:ascii="Garamond" w:hAnsi="Garamond"/>
            <w:sz w:val="22"/>
            <w:szCs w:val="22"/>
          </w:rPr>
          <w:delText xml:space="preserve">  </w:delText>
        </w:r>
        <w:r w:rsidR="00856647" w:rsidRPr="00440C0E" w:rsidDel="002746EF">
          <w:rPr>
            <w:rFonts w:ascii="Garamond" w:hAnsi="Garamond"/>
            <w:b/>
            <w:sz w:val="22"/>
            <w:szCs w:val="22"/>
          </w:rPr>
          <w:delText>Ensure that sensor information is accurate for your weather station.</w:delText>
        </w:r>
        <w:r w:rsidR="00341000" w:rsidRPr="00956AD9" w:rsidDel="002746EF">
          <w:rPr>
            <w:rFonts w:ascii="Garamond" w:hAnsi="Garamond"/>
            <w:bCs/>
            <w:sz w:val="22"/>
            <w:szCs w:val="22"/>
          </w:rPr>
          <w:delText>]</w:delText>
        </w:r>
      </w:del>
    </w:p>
    <w:p w14:paraId="784FEF6A" w14:textId="315F9C11" w:rsidR="00E25C96" w:rsidRPr="00E87CC3" w:rsidDel="002746EF" w:rsidRDefault="00E25C96" w:rsidP="00B273B0">
      <w:pPr>
        <w:rPr>
          <w:del w:id="975" w:author="Pacella, Christina (DEC)" w:date="2025-04-29T12:06:00Z"/>
          <w:rFonts w:ascii="Garamond" w:hAnsi="Garamond"/>
          <w:sz w:val="22"/>
          <w:szCs w:val="22"/>
        </w:rPr>
      </w:pPr>
    </w:p>
    <w:p w14:paraId="2DA0AA9F" w14:textId="737D7DDC" w:rsidR="00E25C96" w:rsidRPr="00E87CC3" w:rsidDel="002746EF" w:rsidRDefault="00E25C96" w:rsidP="00DA0087">
      <w:pPr>
        <w:pStyle w:val="PlainText"/>
        <w:ind w:left="360"/>
        <w:rPr>
          <w:del w:id="976" w:author="Pacella, Christina (DEC)" w:date="2025-04-29T12:06:00Z"/>
          <w:rFonts w:ascii="Garamond" w:eastAsia="MS Mincho" w:hAnsi="Garamond"/>
          <w:sz w:val="22"/>
          <w:szCs w:val="22"/>
        </w:rPr>
      </w:pPr>
      <w:del w:id="977" w:author="Pacella, Christina (DEC)" w:date="2025-04-29T12:06:00Z">
        <w:r w:rsidRPr="00E87CC3" w:rsidDel="002746EF">
          <w:rPr>
            <w:rFonts w:ascii="Garamond" w:eastAsia="MS Mincho" w:hAnsi="Garamond"/>
            <w:sz w:val="22"/>
            <w:szCs w:val="22"/>
          </w:rPr>
          <w:delText>Parameter: Temperature</w:delText>
        </w:r>
      </w:del>
    </w:p>
    <w:p w14:paraId="07BE6C02" w14:textId="626505F4" w:rsidR="00E25C96" w:rsidRPr="00E87CC3" w:rsidDel="002746EF" w:rsidRDefault="00E25C96" w:rsidP="00DA0087">
      <w:pPr>
        <w:pStyle w:val="PlainText"/>
        <w:ind w:left="360"/>
        <w:rPr>
          <w:del w:id="978" w:author="Pacella, Christina (DEC)" w:date="2025-04-29T12:06:00Z"/>
          <w:rFonts w:ascii="Garamond" w:eastAsia="MS Mincho" w:hAnsi="Garamond"/>
          <w:sz w:val="22"/>
          <w:szCs w:val="22"/>
        </w:rPr>
      </w:pPr>
      <w:del w:id="979" w:author="Pacella, Christina (DEC)" w:date="2025-04-29T12:06:00Z">
        <w:r w:rsidRPr="00E87CC3" w:rsidDel="002746EF">
          <w:rPr>
            <w:rFonts w:ascii="Garamond" w:eastAsia="MS Mincho" w:hAnsi="Garamond"/>
            <w:sz w:val="22"/>
            <w:szCs w:val="22"/>
          </w:rPr>
          <w:delText>Units: Celsius</w:delText>
        </w:r>
      </w:del>
    </w:p>
    <w:p w14:paraId="2F423ED3" w14:textId="680F12F5" w:rsidR="00E25C96" w:rsidRPr="00E87CC3" w:rsidDel="002746EF" w:rsidRDefault="00E25C96" w:rsidP="00DA0087">
      <w:pPr>
        <w:pStyle w:val="PlainText"/>
        <w:ind w:left="360"/>
        <w:rPr>
          <w:del w:id="980" w:author="Pacella, Christina (DEC)" w:date="2025-04-29T12:06:00Z"/>
          <w:rFonts w:ascii="Garamond" w:eastAsia="MS Mincho" w:hAnsi="Garamond"/>
          <w:sz w:val="22"/>
          <w:szCs w:val="22"/>
        </w:rPr>
      </w:pPr>
      <w:del w:id="981" w:author="Pacella, Christina (DEC)" w:date="2025-04-29T12:06:00Z">
        <w:r w:rsidRPr="00E87CC3" w:rsidDel="002746EF">
          <w:rPr>
            <w:rFonts w:ascii="Garamond" w:eastAsia="MS Mincho" w:hAnsi="Garamond"/>
            <w:sz w:val="22"/>
            <w:szCs w:val="22"/>
          </w:rPr>
          <w:delText>Sensor type: Platinum resistance temperature detector (PRT)</w:delText>
        </w:r>
      </w:del>
    </w:p>
    <w:p w14:paraId="1B71040A" w14:textId="1E67CBB2" w:rsidR="00E25C96" w:rsidRPr="00E87CC3" w:rsidDel="002746EF" w:rsidRDefault="00E25C96" w:rsidP="00DA0087">
      <w:pPr>
        <w:pStyle w:val="PlainText"/>
        <w:ind w:left="360"/>
        <w:rPr>
          <w:del w:id="982" w:author="Pacella, Christina (DEC)" w:date="2025-04-29T12:06:00Z"/>
          <w:rFonts w:ascii="Garamond" w:eastAsia="MS Mincho" w:hAnsi="Garamond"/>
          <w:sz w:val="22"/>
          <w:szCs w:val="22"/>
        </w:rPr>
      </w:pPr>
      <w:del w:id="983" w:author="Pacella, Christina (DEC)" w:date="2025-04-29T12:06:00Z">
        <w:r w:rsidRPr="00E87CC3" w:rsidDel="002746EF">
          <w:rPr>
            <w:rFonts w:ascii="Garamond" w:eastAsia="MS Mincho" w:hAnsi="Garamond"/>
            <w:sz w:val="22"/>
            <w:szCs w:val="22"/>
          </w:rPr>
          <w:delText>Model #:  HMP45C Temperature and Relative Humidity Probe</w:delText>
        </w:r>
      </w:del>
    </w:p>
    <w:p w14:paraId="59B4AFE0" w14:textId="4A61672F" w:rsidR="00E25C96" w:rsidRPr="00E87CC3" w:rsidDel="002746EF" w:rsidRDefault="00E25C96" w:rsidP="00DA0087">
      <w:pPr>
        <w:pStyle w:val="PlainText"/>
        <w:ind w:left="360"/>
        <w:rPr>
          <w:del w:id="984" w:author="Pacella, Christina (DEC)" w:date="2025-04-29T12:06:00Z"/>
          <w:rFonts w:ascii="Garamond" w:eastAsia="MS Mincho" w:hAnsi="Garamond"/>
          <w:sz w:val="22"/>
          <w:szCs w:val="22"/>
        </w:rPr>
      </w:pPr>
      <w:del w:id="985" w:author="Pacella, Christina (DEC)" w:date="2025-04-29T12:06:00Z">
        <w:r w:rsidRPr="00E87CC3" w:rsidDel="002746EF">
          <w:rPr>
            <w:rFonts w:ascii="Garamond" w:eastAsia="MS Mincho" w:hAnsi="Garamond"/>
            <w:sz w:val="22"/>
            <w:szCs w:val="22"/>
          </w:rPr>
          <w:delText>Operating Temperature:  -40°C to +60°C</w:delText>
        </w:r>
      </w:del>
    </w:p>
    <w:p w14:paraId="03CBFFB7" w14:textId="0DB27697" w:rsidR="00E25C96" w:rsidRPr="00E87CC3" w:rsidDel="002746EF" w:rsidRDefault="00E25C96" w:rsidP="00DA0087">
      <w:pPr>
        <w:pStyle w:val="PlainText"/>
        <w:ind w:left="360"/>
        <w:rPr>
          <w:del w:id="986" w:author="Pacella, Christina (DEC)" w:date="2025-04-29T12:06:00Z"/>
          <w:rFonts w:ascii="Garamond" w:eastAsia="MS Mincho" w:hAnsi="Garamond"/>
          <w:sz w:val="22"/>
          <w:szCs w:val="22"/>
        </w:rPr>
      </w:pPr>
      <w:del w:id="987" w:author="Pacella, Christina (DEC)" w:date="2025-04-29T12:06:00Z">
        <w:r w:rsidRPr="00E87CC3" w:rsidDel="002746EF">
          <w:rPr>
            <w:rFonts w:ascii="Garamond" w:eastAsia="MS Mincho" w:hAnsi="Garamond"/>
            <w:sz w:val="22"/>
            <w:szCs w:val="22"/>
          </w:rPr>
          <w:delText>Range: -40°C to +60°C</w:delText>
        </w:r>
      </w:del>
    </w:p>
    <w:p w14:paraId="441DD311" w14:textId="402569C0" w:rsidR="00E25C96" w:rsidDel="002746EF" w:rsidRDefault="00E25C96" w:rsidP="00DA0087">
      <w:pPr>
        <w:pStyle w:val="PlainText"/>
        <w:ind w:left="360"/>
        <w:rPr>
          <w:del w:id="988" w:author="Pacella, Christina (DEC)" w:date="2025-04-29T12:06:00Z"/>
          <w:rFonts w:ascii="Garamond" w:eastAsia="MS Mincho" w:hAnsi="Garamond"/>
          <w:sz w:val="22"/>
          <w:szCs w:val="22"/>
        </w:rPr>
      </w:pPr>
      <w:del w:id="989" w:author="Pacella, Christina (DEC)" w:date="2025-04-29T12:06:00Z">
        <w:r w:rsidRPr="00E87CC3" w:rsidDel="002746EF">
          <w:rPr>
            <w:rFonts w:ascii="Garamond" w:eastAsia="MS Mincho" w:hAnsi="Garamond"/>
            <w:sz w:val="22"/>
            <w:szCs w:val="22"/>
          </w:rPr>
          <w:delText>Accuracy: ± 0.2 °C @ 20°C</w:delText>
        </w:r>
      </w:del>
    </w:p>
    <w:p w14:paraId="473706DF" w14:textId="418377C4" w:rsidR="00360FBF" w:rsidDel="002746EF" w:rsidRDefault="00C074CC" w:rsidP="00632578">
      <w:pPr>
        <w:pStyle w:val="PlainText"/>
        <w:ind w:left="360"/>
        <w:rPr>
          <w:del w:id="990" w:author="Pacella, Christina (DEC)" w:date="2025-04-29T12:06:00Z"/>
          <w:rFonts w:ascii="Garamond" w:eastAsia="MS Mincho" w:hAnsi="Garamond"/>
          <w:sz w:val="22"/>
          <w:szCs w:val="22"/>
        </w:rPr>
      </w:pPr>
      <w:del w:id="991" w:author="Pacella, Christina (DEC)" w:date="2025-04-29T12:06:00Z">
        <w:r w:rsidRPr="00632578" w:rsidDel="002746EF">
          <w:rPr>
            <w:rFonts w:ascii="Garamond" w:eastAsia="MS Mincho" w:hAnsi="Garamond"/>
            <w:b/>
            <w:i/>
            <w:sz w:val="22"/>
            <w:szCs w:val="22"/>
          </w:rPr>
          <w:delText>Serial number</w:delText>
        </w:r>
        <w:r w:rsidR="00360FBF" w:rsidRPr="00632578" w:rsidDel="002746EF">
          <w:rPr>
            <w:rFonts w:ascii="Garamond" w:eastAsia="MS Mincho" w:hAnsi="Garamond"/>
            <w:b/>
            <w:i/>
            <w:sz w:val="22"/>
            <w:szCs w:val="22"/>
          </w:rPr>
          <w:delText>, dates of calibration and use</w:delText>
        </w:r>
        <w:r w:rsidRPr="00632578" w:rsidDel="002746EF">
          <w:rPr>
            <w:rFonts w:ascii="Garamond" w:eastAsia="MS Mincho" w:hAnsi="Garamond"/>
            <w:b/>
            <w:i/>
            <w:sz w:val="22"/>
            <w:szCs w:val="22"/>
          </w:rPr>
          <w:delText xml:space="preserve">:  </w:delText>
        </w:r>
        <w:r w:rsidDel="002746EF">
          <w:rPr>
            <w:rFonts w:ascii="Garamond" w:eastAsia="MS Mincho" w:hAnsi="Garamond"/>
            <w:i/>
            <w:sz w:val="22"/>
            <w:szCs w:val="22"/>
          </w:rPr>
          <w:delText xml:space="preserve">Include for all sensors </w:delText>
        </w:r>
      </w:del>
    </w:p>
    <w:p w14:paraId="250F6EBB" w14:textId="6B966CB2" w:rsidR="00360FBF" w:rsidDel="002746EF" w:rsidRDefault="00360FBF" w:rsidP="00632578">
      <w:pPr>
        <w:pStyle w:val="PlainText"/>
        <w:ind w:left="360"/>
        <w:rPr>
          <w:del w:id="992" w:author="Pacella, Christina (DEC)" w:date="2025-04-29T12:06:00Z"/>
          <w:rFonts w:ascii="Garamond" w:eastAsia="MS Mincho" w:hAnsi="Garamond"/>
          <w:sz w:val="22"/>
          <w:szCs w:val="22"/>
        </w:rPr>
      </w:pPr>
    </w:p>
    <w:p w14:paraId="613500F8" w14:textId="2E2F8540" w:rsidR="00360FBF" w:rsidRPr="007B6A88" w:rsidDel="002746EF" w:rsidRDefault="00D17D6C" w:rsidP="007E729C">
      <w:pPr>
        <w:pStyle w:val="PlainText"/>
        <w:ind w:left="720"/>
        <w:rPr>
          <w:del w:id="993" w:author="Pacella, Christina (DEC)" w:date="2025-04-29T12:06:00Z"/>
          <w:rFonts w:ascii="Garamond" w:eastAsia="MS Mincho" w:hAnsi="Garamond"/>
          <w:sz w:val="22"/>
          <w:szCs w:val="22"/>
        </w:rPr>
      </w:pPr>
      <w:del w:id="994" w:author="Pacella, Christina (DEC)" w:date="2025-04-29T12:06:00Z">
        <w:r w:rsidDel="002746EF">
          <w:rPr>
            <w:rFonts w:ascii="Garamond" w:eastAsia="MS Mincho" w:hAnsi="Garamond"/>
            <w:sz w:val="22"/>
            <w:szCs w:val="22"/>
          </w:rPr>
          <w:delText xml:space="preserve">Ex. </w:delText>
        </w:r>
        <w:r w:rsidR="00360FBF" w:rsidRPr="007B6A88" w:rsidDel="002746EF">
          <w:rPr>
            <w:rFonts w:ascii="Garamond" w:eastAsia="MS Mincho" w:hAnsi="Garamond"/>
            <w:sz w:val="22"/>
            <w:szCs w:val="22"/>
          </w:rPr>
          <w:delText xml:space="preserve">Serial </w:delText>
        </w:r>
        <w:r w:rsidR="00F0420C" w:rsidDel="002746EF">
          <w:rPr>
            <w:rFonts w:ascii="Garamond" w:eastAsia="MS Mincho" w:hAnsi="Garamond"/>
            <w:sz w:val="22"/>
            <w:szCs w:val="22"/>
          </w:rPr>
          <w:delText>n</w:delText>
        </w:r>
        <w:r w:rsidR="00F0420C" w:rsidRPr="007B6A88" w:rsidDel="002746EF">
          <w:rPr>
            <w:rFonts w:ascii="Garamond" w:eastAsia="MS Mincho" w:hAnsi="Garamond"/>
            <w:sz w:val="22"/>
            <w:szCs w:val="22"/>
          </w:rPr>
          <w:delText>umber</w:delText>
        </w:r>
        <w:r w:rsidR="00360FBF" w:rsidRPr="007B6A88" w:rsidDel="002746EF">
          <w:rPr>
            <w:rFonts w:ascii="Garamond" w:eastAsia="MS Mincho" w:hAnsi="Garamond"/>
            <w:sz w:val="22"/>
            <w:szCs w:val="22"/>
          </w:rPr>
          <w:delText>: X0350015</w:delText>
        </w:r>
        <w:r w:rsidR="00360FBF" w:rsidDel="002746EF">
          <w:rPr>
            <w:rFonts w:ascii="Garamond" w:eastAsia="MS Mincho" w:hAnsi="Garamond"/>
            <w:sz w:val="22"/>
            <w:szCs w:val="22"/>
          </w:rPr>
          <w:delText xml:space="preserve"> </w:delText>
        </w:r>
      </w:del>
    </w:p>
    <w:p w14:paraId="4973170A" w14:textId="5D957885" w:rsidR="00360FBF" w:rsidRPr="007B6A88" w:rsidDel="002746EF" w:rsidRDefault="00360FBF" w:rsidP="007E729C">
      <w:pPr>
        <w:pStyle w:val="PlainText"/>
        <w:ind w:left="720"/>
        <w:rPr>
          <w:del w:id="995" w:author="Pacella, Christina (DEC)" w:date="2025-04-29T12:06:00Z"/>
          <w:rFonts w:ascii="Garamond" w:eastAsia="MS Mincho" w:hAnsi="Garamond"/>
          <w:sz w:val="22"/>
          <w:szCs w:val="22"/>
        </w:rPr>
      </w:pPr>
      <w:del w:id="996" w:author="Pacella, Christina (DEC)" w:date="2025-04-29T12:06:00Z">
        <w:r w:rsidRPr="007B6A88" w:rsidDel="002746EF">
          <w:rPr>
            <w:rFonts w:ascii="Garamond" w:eastAsia="MS Mincho" w:hAnsi="Garamond"/>
            <w:sz w:val="22"/>
            <w:szCs w:val="22"/>
          </w:rPr>
          <w:delText xml:space="preserve">Date of </w:delText>
        </w:r>
        <w:r w:rsidR="00F0420C" w:rsidDel="002746EF">
          <w:rPr>
            <w:rFonts w:ascii="Garamond" w:eastAsia="MS Mincho" w:hAnsi="Garamond"/>
            <w:sz w:val="22"/>
            <w:szCs w:val="22"/>
          </w:rPr>
          <w:delText>l</w:delText>
        </w:r>
        <w:r w:rsidR="00F0420C" w:rsidRPr="007B6A88" w:rsidDel="002746EF">
          <w:rPr>
            <w:rFonts w:ascii="Garamond" w:eastAsia="MS Mincho" w:hAnsi="Garamond"/>
            <w:sz w:val="22"/>
            <w:szCs w:val="22"/>
          </w:rPr>
          <w:delText xml:space="preserve">ast </w:delText>
        </w:r>
        <w:r w:rsidR="00F0420C" w:rsidDel="002746EF">
          <w:rPr>
            <w:rFonts w:ascii="Garamond" w:eastAsia="MS Mincho" w:hAnsi="Garamond"/>
            <w:sz w:val="22"/>
            <w:szCs w:val="22"/>
          </w:rPr>
          <w:delText>c</w:delText>
        </w:r>
        <w:r w:rsidR="00F0420C" w:rsidRPr="007B6A88" w:rsidDel="002746EF">
          <w:rPr>
            <w:rFonts w:ascii="Garamond" w:eastAsia="MS Mincho" w:hAnsi="Garamond"/>
            <w:sz w:val="22"/>
            <w:szCs w:val="22"/>
          </w:rPr>
          <w:delText>alibration</w:delText>
        </w:r>
        <w:r w:rsidRPr="007B6A88" w:rsidDel="002746EF">
          <w:rPr>
            <w:rFonts w:ascii="Garamond" w:eastAsia="MS Mincho" w:hAnsi="Garamond"/>
            <w:sz w:val="22"/>
            <w:szCs w:val="22"/>
          </w:rPr>
          <w:delText>: 06/20/</w:delText>
        </w:r>
        <w:r w:rsidR="00435C0B" w:rsidRPr="007B6A88" w:rsidDel="002746EF">
          <w:rPr>
            <w:rFonts w:ascii="Garamond" w:eastAsia="MS Mincho" w:hAnsi="Garamond"/>
            <w:sz w:val="22"/>
            <w:szCs w:val="22"/>
          </w:rPr>
          <w:delText>20</w:delText>
        </w:r>
        <w:r w:rsidR="00435C0B" w:rsidDel="002746EF">
          <w:rPr>
            <w:rFonts w:ascii="Garamond" w:eastAsia="MS Mincho" w:hAnsi="Garamond"/>
            <w:sz w:val="22"/>
            <w:szCs w:val="22"/>
          </w:rPr>
          <w:delText>24</w:delText>
        </w:r>
      </w:del>
    </w:p>
    <w:p w14:paraId="5F47B884" w14:textId="758A9241" w:rsidR="00360FBF" w:rsidRPr="007B6A88" w:rsidDel="002746EF" w:rsidRDefault="00360FBF" w:rsidP="007E729C">
      <w:pPr>
        <w:pStyle w:val="PlainText"/>
        <w:ind w:left="720"/>
        <w:rPr>
          <w:del w:id="997" w:author="Pacella, Christina (DEC)" w:date="2025-04-29T12:06:00Z"/>
          <w:rFonts w:ascii="Garamond" w:eastAsia="MS Mincho" w:hAnsi="Garamond"/>
          <w:sz w:val="22"/>
          <w:szCs w:val="22"/>
        </w:rPr>
      </w:pPr>
      <w:del w:id="998" w:author="Pacella, Christina (DEC)" w:date="2025-04-29T12:06:00Z">
        <w:r w:rsidRPr="007B6A88" w:rsidDel="002746EF">
          <w:rPr>
            <w:rFonts w:ascii="Garamond" w:eastAsia="MS Mincho" w:hAnsi="Garamond"/>
            <w:sz w:val="22"/>
            <w:szCs w:val="22"/>
          </w:rPr>
          <w:delText xml:space="preserve">Dates of </w:delText>
        </w:r>
        <w:r w:rsidR="00F0420C" w:rsidDel="002746EF">
          <w:rPr>
            <w:rFonts w:ascii="Garamond" w:eastAsia="MS Mincho" w:hAnsi="Garamond"/>
            <w:sz w:val="22"/>
            <w:szCs w:val="22"/>
          </w:rPr>
          <w:delText>s</w:delText>
        </w:r>
        <w:r w:rsidR="00F0420C" w:rsidRPr="007B6A88" w:rsidDel="002746EF">
          <w:rPr>
            <w:rFonts w:ascii="Garamond" w:eastAsia="MS Mincho" w:hAnsi="Garamond"/>
            <w:sz w:val="22"/>
            <w:szCs w:val="22"/>
          </w:rPr>
          <w:delText xml:space="preserve">ensor </w:delText>
        </w:r>
        <w:r w:rsidR="00F0420C" w:rsidDel="002746EF">
          <w:rPr>
            <w:rFonts w:ascii="Garamond" w:eastAsia="MS Mincho" w:hAnsi="Garamond"/>
            <w:sz w:val="22"/>
            <w:szCs w:val="22"/>
          </w:rPr>
          <w:delText>u</w:delText>
        </w:r>
        <w:r w:rsidR="00F0420C" w:rsidRPr="007B6A88" w:rsidDel="002746EF">
          <w:rPr>
            <w:rFonts w:ascii="Garamond" w:eastAsia="MS Mincho" w:hAnsi="Garamond"/>
            <w:sz w:val="22"/>
            <w:szCs w:val="22"/>
          </w:rPr>
          <w:delText>se</w:delText>
        </w:r>
        <w:r w:rsidRPr="007B6A88" w:rsidDel="002746EF">
          <w:rPr>
            <w:rFonts w:ascii="Garamond" w:eastAsia="MS Mincho" w:hAnsi="Garamond"/>
            <w:sz w:val="22"/>
            <w:szCs w:val="22"/>
          </w:rPr>
          <w:delText>: 09/10/</w:delText>
        </w:r>
        <w:r w:rsidR="00435C0B" w:rsidDel="002746EF">
          <w:rPr>
            <w:rFonts w:ascii="Garamond" w:eastAsia="MS Mincho" w:hAnsi="Garamond"/>
            <w:sz w:val="22"/>
            <w:szCs w:val="22"/>
          </w:rPr>
          <w:delText>2024</w:delText>
        </w:r>
        <w:r w:rsidR="00435C0B" w:rsidRPr="007B6A88" w:rsidDel="002746EF">
          <w:rPr>
            <w:rFonts w:ascii="Garamond" w:eastAsia="MS Mincho" w:hAnsi="Garamond"/>
            <w:sz w:val="22"/>
            <w:szCs w:val="22"/>
          </w:rPr>
          <w:delText xml:space="preserve"> </w:delText>
        </w:r>
        <w:r w:rsidRPr="007B6A88" w:rsidDel="002746EF">
          <w:rPr>
            <w:rFonts w:ascii="Garamond" w:eastAsia="MS Mincho" w:hAnsi="Garamond"/>
            <w:sz w:val="22"/>
            <w:szCs w:val="22"/>
          </w:rPr>
          <w:delText>– 10/06/</w:delText>
        </w:r>
        <w:r w:rsidR="00435C0B" w:rsidRPr="007B6A88" w:rsidDel="002746EF">
          <w:rPr>
            <w:rFonts w:ascii="Garamond" w:eastAsia="MS Mincho" w:hAnsi="Garamond"/>
            <w:sz w:val="22"/>
            <w:szCs w:val="22"/>
          </w:rPr>
          <w:delText>20</w:delText>
        </w:r>
        <w:r w:rsidR="00435C0B" w:rsidDel="002746EF">
          <w:rPr>
            <w:rFonts w:ascii="Garamond" w:eastAsia="MS Mincho" w:hAnsi="Garamond"/>
            <w:sz w:val="22"/>
            <w:szCs w:val="22"/>
          </w:rPr>
          <w:delText>25</w:delText>
        </w:r>
      </w:del>
    </w:p>
    <w:p w14:paraId="5D7E90A5" w14:textId="6019BA1A" w:rsidR="00360FBF" w:rsidRPr="007B6A88" w:rsidDel="002746EF" w:rsidRDefault="00360FBF" w:rsidP="007E729C">
      <w:pPr>
        <w:pStyle w:val="PlainText"/>
        <w:ind w:left="720"/>
        <w:rPr>
          <w:del w:id="999" w:author="Pacella, Christina (DEC)" w:date="2025-04-29T12:06:00Z"/>
          <w:rFonts w:ascii="Garamond" w:eastAsia="MS Mincho" w:hAnsi="Garamond"/>
          <w:sz w:val="22"/>
          <w:szCs w:val="22"/>
        </w:rPr>
      </w:pPr>
    </w:p>
    <w:p w14:paraId="5B7FEAF9" w14:textId="63EB999D" w:rsidR="00360FBF" w:rsidRPr="007B6A88" w:rsidDel="002746EF" w:rsidRDefault="00360FBF" w:rsidP="007E729C">
      <w:pPr>
        <w:pStyle w:val="PlainText"/>
        <w:ind w:left="720"/>
        <w:rPr>
          <w:del w:id="1000" w:author="Pacella, Christina (DEC)" w:date="2025-04-29T12:06:00Z"/>
          <w:rFonts w:ascii="Garamond" w:eastAsia="MS Mincho" w:hAnsi="Garamond"/>
          <w:sz w:val="22"/>
          <w:szCs w:val="22"/>
        </w:rPr>
      </w:pPr>
      <w:del w:id="1001" w:author="Pacella, Christina (DEC)" w:date="2025-04-29T12:06:00Z">
        <w:r w:rsidRPr="007B6A88" w:rsidDel="002746EF">
          <w:rPr>
            <w:rFonts w:ascii="Garamond" w:eastAsia="MS Mincho" w:hAnsi="Garamond"/>
            <w:sz w:val="22"/>
            <w:szCs w:val="22"/>
          </w:rPr>
          <w:delText xml:space="preserve">Serial </w:delText>
        </w:r>
        <w:r w:rsidR="00F0420C" w:rsidDel="002746EF">
          <w:rPr>
            <w:rFonts w:ascii="Garamond" w:eastAsia="MS Mincho" w:hAnsi="Garamond"/>
            <w:sz w:val="22"/>
            <w:szCs w:val="22"/>
          </w:rPr>
          <w:delText>n</w:delText>
        </w:r>
        <w:r w:rsidR="00F0420C" w:rsidRPr="007B6A88" w:rsidDel="002746EF">
          <w:rPr>
            <w:rFonts w:ascii="Garamond" w:eastAsia="MS Mincho" w:hAnsi="Garamond"/>
            <w:sz w:val="22"/>
            <w:szCs w:val="22"/>
          </w:rPr>
          <w:delText>umber</w:delText>
        </w:r>
        <w:r w:rsidRPr="007B6A88" w:rsidDel="002746EF">
          <w:rPr>
            <w:rFonts w:ascii="Garamond" w:eastAsia="MS Mincho" w:hAnsi="Garamond"/>
            <w:sz w:val="22"/>
            <w:szCs w:val="22"/>
          </w:rPr>
          <w:delText>: X035001</w:delText>
        </w:r>
      </w:del>
    </w:p>
    <w:p w14:paraId="556634E9" w14:textId="1992C8A1" w:rsidR="00360FBF" w:rsidRPr="007B6A88" w:rsidDel="002746EF" w:rsidRDefault="00360FBF" w:rsidP="007E729C">
      <w:pPr>
        <w:pStyle w:val="PlainText"/>
        <w:ind w:left="720"/>
        <w:rPr>
          <w:del w:id="1002" w:author="Pacella, Christina (DEC)" w:date="2025-04-29T12:06:00Z"/>
          <w:rFonts w:ascii="Garamond" w:eastAsia="MS Mincho" w:hAnsi="Garamond"/>
          <w:sz w:val="22"/>
          <w:szCs w:val="22"/>
        </w:rPr>
      </w:pPr>
      <w:del w:id="1003" w:author="Pacella, Christina (DEC)" w:date="2025-04-29T12:06:00Z">
        <w:r w:rsidRPr="007B6A88" w:rsidDel="002746EF">
          <w:rPr>
            <w:rFonts w:ascii="Garamond" w:eastAsia="MS Mincho" w:hAnsi="Garamond"/>
            <w:sz w:val="22"/>
            <w:szCs w:val="22"/>
          </w:rPr>
          <w:delText xml:space="preserve">Date of </w:delText>
        </w:r>
        <w:r w:rsidR="00F0420C" w:rsidDel="002746EF">
          <w:rPr>
            <w:rFonts w:ascii="Garamond" w:eastAsia="MS Mincho" w:hAnsi="Garamond"/>
            <w:sz w:val="22"/>
            <w:szCs w:val="22"/>
          </w:rPr>
          <w:delText>c</w:delText>
        </w:r>
        <w:r w:rsidR="00F0420C" w:rsidRPr="007B6A88" w:rsidDel="002746EF">
          <w:rPr>
            <w:rFonts w:ascii="Garamond" w:eastAsia="MS Mincho" w:hAnsi="Garamond"/>
            <w:sz w:val="22"/>
            <w:szCs w:val="22"/>
          </w:rPr>
          <w:delText>alibration</w:delText>
        </w:r>
        <w:r w:rsidRPr="007B6A88" w:rsidDel="002746EF">
          <w:rPr>
            <w:rFonts w:ascii="Garamond" w:eastAsia="MS Mincho" w:hAnsi="Garamond"/>
            <w:sz w:val="22"/>
            <w:szCs w:val="22"/>
          </w:rPr>
          <w:delText>: 09/07/</w:delText>
        </w:r>
        <w:r w:rsidR="00435C0B" w:rsidRPr="007B6A88" w:rsidDel="002746EF">
          <w:rPr>
            <w:rFonts w:ascii="Garamond" w:eastAsia="MS Mincho" w:hAnsi="Garamond"/>
            <w:sz w:val="22"/>
            <w:szCs w:val="22"/>
          </w:rPr>
          <w:delText>20</w:delText>
        </w:r>
        <w:r w:rsidR="00435C0B" w:rsidDel="002746EF">
          <w:rPr>
            <w:rFonts w:ascii="Garamond" w:eastAsia="MS Mincho" w:hAnsi="Garamond"/>
            <w:sz w:val="22"/>
            <w:szCs w:val="22"/>
          </w:rPr>
          <w:delText>25</w:delText>
        </w:r>
      </w:del>
    </w:p>
    <w:p w14:paraId="4D08C269" w14:textId="19E821D0" w:rsidR="00360FBF" w:rsidRPr="007B6A88" w:rsidDel="002746EF" w:rsidRDefault="00360FBF" w:rsidP="007E729C">
      <w:pPr>
        <w:pStyle w:val="PlainText"/>
        <w:ind w:left="720"/>
        <w:rPr>
          <w:del w:id="1004" w:author="Pacella, Christina (DEC)" w:date="2025-04-29T12:06:00Z"/>
          <w:rFonts w:ascii="Garamond" w:eastAsia="MS Mincho" w:hAnsi="Garamond"/>
          <w:sz w:val="22"/>
          <w:szCs w:val="22"/>
        </w:rPr>
      </w:pPr>
      <w:del w:id="1005" w:author="Pacella, Christina (DEC)" w:date="2025-04-29T12:06:00Z">
        <w:r w:rsidRPr="007B6A88" w:rsidDel="002746EF">
          <w:rPr>
            <w:rFonts w:ascii="Garamond" w:eastAsia="MS Mincho" w:hAnsi="Garamond"/>
            <w:sz w:val="22"/>
            <w:szCs w:val="22"/>
          </w:rPr>
          <w:delText xml:space="preserve">Dates of </w:delText>
        </w:r>
        <w:r w:rsidR="00F0420C" w:rsidDel="002746EF">
          <w:rPr>
            <w:rFonts w:ascii="Garamond" w:eastAsia="MS Mincho" w:hAnsi="Garamond"/>
            <w:sz w:val="22"/>
            <w:szCs w:val="22"/>
          </w:rPr>
          <w:delText>s</w:delText>
        </w:r>
        <w:r w:rsidR="00F0420C" w:rsidRPr="007B6A88" w:rsidDel="002746EF">
          <w:rPr>
            <w:rFonts w:ascii="Garamond" w:eastAsia="MS Mincho" w:hAnsi="Garamond"/>
            <w:sz w:val="22"/>
            <w:szCs w:val="22"/>
          </w:rPr>
          <w:delText xml:space="preserve">ensor </w:delText>
        </w:r>
        <w:r w:rsidR="00F0420C" w:rsidDel="002746EF">
          <w:rPr>
            <w:rFonts w:ascii="Garamond" w:eastAsia="MS Mincho" w:hAnsi="Garamond"/>
            <w:sz w:val="22"/>
            <w:szCs w:val="22"/>
          </w:rPr>
          <w:delText>u</w:delText>
        </w:r>
        <w:r w:rsidR="00F0420C" w:rsidRPr="007B6A88" w:rsidDel="002746EF">
          <w:rPr>
            <w:rFonts w:ascii="Garamond" w:eastAsia="MS Mincho" w:hAnsi="Garamond"/>
            <w:sz w:val="22"/>
            <w:szCs w:val="22"/>
          </w:rPr>
          <w:delText>se</w:delText>
        </w:r>
        <w:r w:rsidRPr="007B6A88" w:rsidDel="002746EF">
          <w:rPr>
            <w:rFonts w:ascii="Garamond" w:eastAsia="MS Mincho" w:hAnsi="Garamond"/>
            <w:sz w:val="22"/>
            <w:szCs w:val="22"/>
          </w:rPr>
          <w:delText>: 10/06/</w:delText>
        </w:r>
        <w:r w:rsidR="00435C0B" w:rsidDel="002746EF">
          <w:rPr>
            <w:rFonts w:ascii="Garamond" w:eastAsia="MS Mincho" w:hAnsi="Garamond"/>
            <w:sz w:val="22"/>
            <w:szCs w:val="22"/>
          </w:rPr>
          <w:delText>2025</w:delText>
        </w:r>
        <w:r w:rsidR="00435C0B" w:rsidRPr="007B6A88" w:rsidDel="002746EF">
          <w:rPr>
            <w:rFonts w:ascii="Garamond" w:eastAsia="MS Mincho" w:hAnsi="Garamond"/>
            <w:sz w:val="22"/>
            <w:szCs w:val="22"/>
          </w:rPr>
          <w:delText xml:space="preserve"> </w:delText>
        </w:r>
        <w:r w:rsidRPr="007B6A88" w:rsidDel="002746EF">
          <w:rPr>
            <w:rFonts w:ascii="Garamond" w:eastAsia="MS Mincho" w:hAnsi="Garamond"/>
            <w:sz w:val="22"/>
            <w:szCs w:val="22"/>
          </w:rPr>
          <w:delText xml:space="preserve">– </w:delText>
        </w:r>
        <w:r w:rsidRPr="00632578" w:rsidDel="002746EF">
          <w:rPr>
            <w:rFonts w:ascii="Garamond" w:eastAsia="MS Mincho" w:hAnsi="Garamond"/>
            <w:sz w:val="22"/>
            <w:szCs w:val="22"/>
          </w:rPr>
          <w:delText>current as of 12/31/</w:delText>
        </w:r>
        <w:r w:rsidR="00435C0B" w:rsidDel="002746EF">
          <w:rPr>
            <w:rFonts w:ascii="Garamond" w:eastAsia="MS Mincho" w:hAnsi="Garamond"/>
            <w:sz w:val="22"/>
            <w:szCs w:val="22"/>
          </w:rPr>
          <w:delText>2025</w:delText>
        </w:r>
        <w:r w:rsidR="00435C0B" w:rsidRPr="007B6A88" w:rsidDel="002746EF">
          <w:rPr>
            <w:rFonts w:ascii="Garamond" w:eastAsia="MS Mincho" w:hAnsi="Garamond"/>
            <w:sz w:val="22"/>
            <w:szCs w:val="22"/>
          </w:rPr>
          <w:delText xml:space="preserve"> </w:delText>
        </w:r>
      </w:del>
    </w:p>
    <w:p w14:paraId="641701F8" w14:textId="7965D67E" w:rsidR="007E07D4" w:rsidDel="002746EF" w:rsidRDefault="007E07D4" w:rsidP="00DA0087">
      <w:pPr>
        <w:pStyle w:val="PlainText"/>
        <w:ind w:left="360"/>
        <w:rPr>
          <w:del w:id="1006" w:author="Pacella, Christina (DEC)" w:date="2025-04-29T12:06:00Z"/>
          <w:rFonts w:ascii="Garamond" w:eastAsia="MS Mincho" w:hAnsi="Garamond"/>
          <w:sz w:val="22"/>
          <w:szCs w:val="22"/>
        </w:rPr>
      </w:pPr>
    </w:p>
    <w:p w14:paraId="61B38067" w14:textId="575D16D1" w:rsidR="00E25C96" w:rsidRPr="00E87CC3" w:rsidDel="002746EF" w:rsidRDefault="00E25C96" w:rsidP="00DA0087">
      <w:pPr>
        <w:pStyle w:val="PlainText"/>
        <w:ind w:left="360"/>
        <w:rPr>
          <w:del w:id="1007" w:author="Pacella, Christina (DEC)" w:date="2025-04-29T12:06:00Z"/>
          <w:rFonts w:ascii="Garamond" w:eastAsia="MS Mincho" w:hAnsi="Garamond"/>
          <w:sz w:val="22"/>
          <w:szCs w:val="22"/>
        </w:rPr>
      </w:pPr>
      <w:del w:id="1008" w:author="Pacella, Christina (DEC)" w:date="2025-04-29T12:06:00Z">
        <w:r w:rsidRPr="00E87CC3" w:rsidDel="002746EF">
          <w:rPr>
            <w:rFonts w:ascii="Garamond" w:eastAsia="MS Mincho" w:hAnsi="Garamond"/>
            <w:sz w:val="22"/>
            <w:szCs w:val="22"/>
          </w:rPr>
          <w:delText>Parameter: Relative Humidity</w:delText>
        </w:r>
      </w:del>
    </w:p>
    <w:p w14:paraId="3E51CC2E" w14:textId="43C6B78E" w:rsidR="00E25C96" w:rsidRPr="00E87CC3" w:rsidDel="002746EF" w:rsidRDefault="00E25C96" w:rsidP="00DA0087">
      <w:pPr>
        <w:pStyle w:val="PlainText"/>
        <w:ind w:left="360"/>
        <w:rPr>
          <w:del w:id="1009" w:author="Pacella, Christina (DEC)" w:date="2025-04-29T12:06:00Z"/>
          <w:rFonts w:ascii="Garamond" w:eastAsia="MS Mincho" w:hAnsi="Garamond"/>
          <w:sz w:val="22"/>
          <w:szCs w:val="22"/>
        </w:rPr>
      </w:pPr>
      <w:del w:id="1010" w:author="Pacella, Christina (DEC)" w:date="2025-04-29T12:06:00Z">
        <w:r w:rsidRPr="00E87CC3" w:rsidDel="002746EF">
          <w:rPr>
            <w:rFonts w:ascii="Garamond" w:eastAsia="MS Mincho" w:hAnsi="Garamond"/>
            <w:sz w:val="22"/>
            <w:szCs w:val="22"/>
          </w:rPr>
          <w:delText>Units: Percent</w:delText>
        </w:r>
      </w:del>
    </w:p>
    <w:p w14:paraId="6312D59A" w14:textId="7EC019CA" w:rsidR="00E25C96" w:rsidRPr="00E87CC3" w:rsidDel="002746EF" w:rsidRDefault="00E25C96" w:rsidP="00DA0087">
      <w:pPr>
        <w:pStyle w:val="PlainText"/>
        <w:ind w:left="360"/>
        <w:rPr>
          <w:del w:id="1011" w:author="Pacella, Christina (DEC)" w:date="2025-04-29T12:06:00Z"/>
          <w:rFonts w:ascii="Garamond" w:eastAsia="MS Mincho" w:hAnsi="Garamond"/>
          <w:sz w:val="22"/>
          <w:szCs w:val="22"/>
        </w:rPr>
      </w:pPr>
      <w:del w:id="1012" w:author="Pacella, Christina (DEC)" w:date="2025-04-29T12:06:00Z">
        <w:r w:rsidRPr="00E87CC3" w:rsidDel="002746EF">
          <w:rPr>
            <w:rFonts w:ascii="Garamond" w:eastAsia="MS Mincho" w:hAnsi="Garamond"/>
            <w:sz w:val="22"/>
            <w:szCs w:val="22"/>
          </w:rPr>
          <w:delText>Sensor type: Vaisala HUMICAP© 180 capacitive relative humidity sensor</w:delText>
        </w:r>
      </w:del>
    </w:p>
    <w:p w14:paraId="64996D6E" w14:textId="636229D2" w:rsidR="00E25C96" w:rsidRPr="00E87CC3" w:rsidDel="002746EF" w:rsidRDefault="00E25C96" w:rsidP="00DA0087">
      <w:pPr>
        <w:pStyle w:val="PlainText"/>
        <w:ind w:left="360"/>
        <w:rPr>
          <w:del w:id="1013" w:author="Pacella, Christina (DEC)" w:date="2025-04-29T12:06:00Z"/>
          <w:rFonts w:ascii="Garamond" w:eastAsia="MS Mincho" w:hAnsi="Garamond"/>
          <w:sz w:val="22"/>
          <w:szCs w:val="22"/>
        </w:rPr>
      </w:pPr>
      <w:del w:id="1014" w:author="Pacella, Christina (DEC)" w:date="2025-04-29T12:06:00Z">
        <w:r w:rsidRPr="00E87CC3" w:rsidDel="002746EF">
          <w:rPr>
            <w:rFonts w:ascii="Garamond" w:eastAsia="MS Mincho" w:hAnsi="Garamond"/>
            <w:sz w:val="22"/>
            <w:szCs w:val="22"/>
          </w:rPr>
          <w:delText>Model #:  HMP45C Temperature and Relative Humidity Probe</w:delText>
        </w:r>
      </w:del>
    </w:p>
    <w:p w14:paraId="6D07F1CB" w14:textId="2AED2244" w:rsidR="00E25C96" w:rsidRPr="00E87CC3" w:rsidDel="002746EF" w:rsidRDefault="00E25C96" w:rsidP="00DA0087">
      <w:pPr>
        <w:pStyle w:val="PlainText"/>
        <w:ind w:left="360"/>
        <w:rPr>
          <w:del w:id="1015" w:author="Pacella, Christina (DEC)" w:date="2025-04-29T12:06:00Z"/>
          <w:rFonts w:ascii="Garamond" w:eastAsia="MS Mincho" w:hAnsi="Garamond"/>
          <w:sz w:val="22"/>
          <w:szCs w:val="22"/>
        </w:rPr>
      </w:pPr>
      <w:del w:id="1016" w:author="Pacella, Christina (DEC)" w:date="2025-04-29T12:06:00Z">
        <w:r w:rsidRPr="00E87CC3" w:rsidDel="002746EF">
          <w:rPr>
            <w:rFonts w:ascii="Garamond" w:eastAsia="MS Mincho" w:hAnsi="Garamond"/>
            <w:sz w:val="22"/>
            <w:szCs w:val="22"/>
          </w:rPr>
          <w:delText>Range:  0-100% non-condensing</w:delText>
        </w:r>
      </w:del>
    </w:p>
    <w:p w14:paraId="64D3FAF8" w14:textId="1F10915A" w:rsidR="00E25C96" w:rsidRPr="00E87CC3" w:rsidDel="002746EF" w:rsidRDefault="00E25C96" w:rsidP="00DA0087">
      <w:pPr>
        <w:pStyle w:val="PlainText"/>
        <w:ind w:left="360"/>
        <w:rPr>
          <w:del w:id="1017" w:author="Pacella, Christina (DEC)" w:date="2025-04-29T12:06:00Z"/>
          <w:rFonts w:ascii="Garamond" w:eastAsia="MS Mincho" w:hAnsi="Garamond"/>
          <w:sz w:val="22"/>
          <w:szCs w:val="22"/>
        </w:rPr>
      </w:pPr>
      <w:del w:id="1018" w:author="Pacella, Christina (DEC)" w:date="2025-04-29T12:06:00Z">
        <w:r w:rsidRPr="00E87CC3" w:rsidDel="002746EF">
          <w:rPr>
            <w:rFonts w:ascii="Garamond" w:eastAsia="MS Mincho" w:hAnsi="Garamond"/>
            <w:sz w:val="22"/>
            <w:szCs w:val="22"/>
          </w:rPr>
          <w:delText xml:space="preserve">Accuracy at 20°C:  </w:delText>
        </w:r>
        <w:r w:rsidR="00D17D6C" w:rsidRPr="00E87CC3"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2% RH (0-90%) and </w:delText>
        </w:r>
        <w:r w:rsidR="00D17D6C" w:rsidRPr="00E87CC3"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3% (90-100%)</w:delText>
        </w:r>
      </w:del>
    </w:p>
    <w:p w14:paraId="334FF09C" w14:textId="34388B87" w:rsidR="00C074CC" w:rsidRPr="00E87CC3" w:rsidDel="002746EF" w:rsidRDefault="00E25C96" w:rsidP="007B6A88">
      <w:pPr>
        <w:ind w:left="360"/>
        <w:rPr>
          <w:del w:id="1019" w:author="Pacella, Christina (DEC)" w:date="2025-04-29T12:06:00Z"/>
          <w:rFonts w:ascii="Garamond" w:eastAsia="MS Mincho" w:hAnsi="Garamond"/>
          <w:sz w:val="22"/>
          <w:szCs w:val="22"/>
        </w:rPr>
      </w:pPr>
      <w:del w:id="1020" w:author="Pacella, Christina (DEC)" w:date="2025-04-29T12:06:00Z">
        <w:r w:rsidRPr="00E87CC3" w:rsidDel="002746EF">
          <w:rPr>
            <w:rFonts w:ascii="Garamond" w:eastAsia="MS Mincho" w:hAnsi="Garamond"/>
            <w:sz w:val="22"/>
            <w:szCs w:val="22"/>
          </w:rPr>
          <w:delText xml:space="preserve">Temperature dependence of RH measurement: </w:delText>
        </w:r>
        <w:r w:rsidR="00D17D6C" w:rsidRPr="00E87CC3"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0.05% RH/°C</w:delText>
        </w:r>
      </w:del>
    </w:p>
    <w:p w14:paraId="1CCE5575" w14:textId="72B15D15" w:rsidR="00632578" w:rsidDel="002746EF" w:rsidRDefault="00632578" w:rsidP="00632578">
      <w:pPr>
        <w:pStyle w:val="PlainText"/>
        <w:ind w:left="360"/>
        <w:rPr>
          <w:del w:id="1021" w:author="Pacella, Christina (DEC)" w:date="2025-04-29T12:06:00Z"/>
          <w:rFonts w:ascii="Garamond" w:eastAsia="MS Mincho" w:hAnsi="Garamond"/>
          <w:i/>
          <w:sz w:val="22"/>
          <w:szCs w:val="22"/>
        </w:rPr>
      </w:pPr>
      <w:del w:id="1022"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59D131D6" w14:textId="339EFF4D" w:rsidR="00D17D6C" w:rsidRPr="006C1461" w:rsidDel="002746EF" w:rsidRDefault="00D17D6C" w:rsidP="00D17D6C">
      <w:pPr>
        <w:pStyle w:val="PlainText"/>
        <w:ind w:left="360"/>
        <w:rPr>
          <w:del w:id="1023" w:author="Pacella, Christina (DEC)" w:date="2025-04-29T12:06:00Z"/>
          <w:rFonts w:ascii="Garamond" w:hAnsi="Garamond"/>
          <w:sz w:val="22"/>
          <w:szCs w:val="22"/>
        </w:rPr>
      </w:pPr>
      <w:del w:id="1024" w:author="Pacella, Christina (DEC)" w:date="2025-04-29T12:06:00Z">
        <w:r w:rsidRPr="006C1461" w:rsidDel="002746EF">
          <w:rPr>
            <w:rFonts w:ascii="Garamond" w:hAnsi="Garamond"/>
            <w:sz w:val="22"/>
            <w:szCs w:val="22"/>
          </w:rPr>
          <w:delText>Parameter: Temperature</w:delText>
        </w:r>
      </w:del>
    </w:p>
    <w:p w14:paraId="4971C4A5" w14:textId="3CB94C66" w:rsidR="00D17D6C" w:rsidRPr="006C1461" w:rsidDel="002746EF" w:rsidRDefault="00D17D6C" w:rsidP="00D17D6C">
      <w:pPr>
        <w:pStyle w:val="PlainText"/>
        <w:ind w:left="360"/>
        <w:rPr>
          <w:del w:id="1025" w:author="Pacella, Christina (DEC)" w:date="2025-04-29T12:06:00Z"/>
          <w:rFonts w:ascii="Garamond" w:hAnsi="Garamond"/>
          <w:sz w:val="22"/>
          <w:szCs w:val="22"/>
        </w:rPr>
      </w:pPr>
      <w:del w:id="1026" w:author="Pacella, Christina (DEC)" w:date="2025-04-29T12:06:00Z">
        <w:r w:rsidRPr="006C1461" w:rsidDel="002746EF">
          <w:rPr>
            <w:rFonts w:ascii="Garamond" w:hAnsi="Garamond"/>
            <w:sz w:val="22"/>
            <w:szCs w:val="22"/>
          </w:rPr>
          <w:delText>Units: Celsius</w:delText>
        </w:r>
      </w:del>
    </w:p>
    <w:p w14:paraId="2C91C8FB" w14:textId="4FCCEBB5" w:rsidR="00D17D6C" w:rsidRPr="006C1461" w:rsidDel="002746EF" w:rsidRDefault="00D17D6C" w:rsidP="00D17D6C">
      <w:pPr>
        <w:pStyle w:val="Default"/>
        <w:ind w:firstLine="360"/>
        <w:rPr>
          <w:del w:id="1027" w:author="Pacella, Christina (DEC)" w:date="2025-04-29T12:06:00Z"/>
          <w:rFonts w:ascii="Garamond" w:hAnsi="Garamond"/>
          <w:sz w:val="22"/>
          <w:szCs w:val="22"/>
        </w:rPr>
      </w:pPr>
      <w:del w:id="1028" w:author="Pacella, Christina (DEC)" w:date="2025-04-29T12:06:00Z">
        <w:r w:rsidRPr="006C1461" w:rsidDel="002746EF">
          <w:rPr>
            <w:rFonts w:ascii="Garamond" w:hAnsi="Garamond"/>
            <w:sz w:val="22"/>
            <w:szCs w:val="22"/>
          </w:rPr>
          <w:delText xml:space="preserve">Sensor type: PT100 RTD, IEC 751 1/3 Class B, with calibrated signal conditioning </w:delText>
        </w:r>
      </w:del>
    </w:p>
    <w:p w14:paraId="6FD81342" w14:textId="3007F99D" w:rsidR="00D17D6C" w:rsidRPr="006C1461" w:rsidDel="002746EF" w:rsidRDefault="00D17D6C" w:rsidP="00D17D6C">
      <w:pPr>
        <w:pStyle w:val="PlainText"/>
        <w:ind w:left="360"/>
        <w:rPr>
          <w:del w:id="1029" w:author="Pacella, Christina (DEC)" w:date="2025-04-29T12:06:00Z"/>
          <w:rFonts w:ascii="Garamond" w:hAnsi="Garamond"/>
          <w:sz w:val="22"/>
          <w:szCs w:val="22"/>
        </w:rPr>
      </w:pPr>
      <w:del w:id="1030" w:author="Pacella, Christina (DEC)" w:date="2025-04-29T12:06:00Z">
        <w:r w:rsidRPr="006C1461" w:rsidDel="002746EF">
          <w:rPr>
            <w:rFonts w:ascii="Garamond" w:hAnsi="Garamond"/>
            <w:sz w:val="22"/>
            <w:szCs w:val="22"/>
          </w:rPr>
          <w:delText>Model #:  HC2-S3 Temperature and Relative Humidity Probe</w:delText>
        </w:r>
      </w:del>
    </w:p>
    <w:p w14:paraId="4F67AF28" w14:textId="3BBD1B11" w:rsidR="00D17D6C" w:rsidRPr="006C1461" w:rsidDel="002746EF" w:rsidRDefault="00D17D6C" w:rsidP="00D17D6C">
      <w:pPr>
        <w:pStyle w:val="PlainText"/>
        <w:ind w:left="360"/>
        <w:rPr>
          <w:del w:id="1031" w:author="Pacella, Christina (DEC)" w:date="2025-04-29T12:06:00Z"/>
          <w:rFonts w:ascii="Garamond" w:hAnsi="Garamond"/>
          <w:sz w:val="22"/>
          <w:szCs w:val="22"/>
        </w:rPr>
      </w:pPr>
      <w:del w:id="1032" w:author="Pacella, Christina (DEC)" w:date="2025-04-29T12:06:00Z">
        <w:r w:rsidRPr="006C1461" w:rsidDel="002746EF">
          <w:rPr>
            <w:rFonts w:ascii="Garamond" w:hAnsi="Garamond"/>
            <w:sz w:val="22"/>
            <w:szCs w:val="22"/>
          </w:rPr>
          <w:delText>Operating Temperature:  -40°C to +60°C</w:delText>
        </w:r>
      </w:del>
    </w:p>
    <w:p w14:paraId="57B765D3" w14:textId="62D3A4E2" w:rsidR="00D17D6C" w:rsidRPr="006C1461" w:rsidDel="002746EF" w:rsidRDefault="00D17D6C" w:rsidP="00D17D6C">
      <w:pPr>
        <w:pStyle w:val="PlainText"/>
        <w:ind w:left="360"/>
        <w:rPr>
          <w:del w:id="1033" w:author="Pacella, Christina (DEC)" w:date="2025-04-29T12:06:00Z"/>
          <w:rFonts w:ascii="Garamond" w:hAnsi="Garamond"/>
          <w:sz w:val="22"/>
          <w:szCs w:val="22"/>
        </w:rPr>
      </w:pPr>
      <w:del w:id="1034" w:author="Pacella, Christina (DEC)" w:date="2025-04-29T12:06:00Z">
        <w:r w:rsidRPr="006C1461" w:rsidDel="002746EF">
          <w:rPr>
            <w:rFonts w:ascii="Garamond" w:hAnsi="Garamond"/>
            <w:sz w:val="22"/>
            <w:szCs w:val="22"/>
          </w:rPr>
          <w:delText>Range: -40°C to +60°C</w:delText>
        </w:r>
      </w:del>
    </w:p>
    <w:p w14:paraId="31CA36C1" w14:textId="1E6AF009" w:rsidR="00D17D6C" w:rsidDel="002746EF" w:rsidRDefault="00D17D6C" w:rsidP="00D17D6C">
      <w:pPr>
        <w:pStyle w:val="PlainText"/>
        <w:ind w:left="360"/>
        <w:rPr>
          <w:del w:id="1035" w:author="Pacella, Christina (DEC)" w:date="2025-04-29T12:06:00Z"/>
          <w:rFonts w:ascii="Garamond" w:hAnsi="Garamond"/>
          <w:sz w:val="22"/>
          <w:szCs w:val="22"/>
        </w:rPr>
      </w:pPr>
      <w:del w:id="1036" w:author="Pacella, Christina (DEC)" w:date="2025-04-29T12:06:00Z">
        <w:r w:rsidRPr="006C1461" w:rsidDel="002746EF">
          <w:rPr>
            <w:rFonts w:ascii="Garamond" w:hAnsi="Garamond"/>
            <w:sz w:val="22"/>
            <w:szCs w:val="22"/>
          </w:rPr>
          <w:delText>Accuracy: ± 0.1 °C @ 23°C</w:delText>
        </w:r>
      </w:del>
    </w:p>
    <w:p w14:paraId="35A3618E" w14:textId="31AD7E49" w:rsidR="00D17D6C" w:rsidDel="002746EF" w:rsidRDefault="00D17D6C" w:rsidP="00D17D6C">
      <w:pPr>
        <w:pStyle w:val="PlainText"/>
        <w:ind w:left="360"/>
        <w:rPr>
          <w:del w:id="1037" w:author="Pacella, Christina (DEC)" w:date="2025-04-29T12:06:00Z"/>
          <w:rFonts w:ascii="Garamond" w:eastAsia="MS Mincho" w:hAnsi="Garamond"/>
          <w:sz w:val="22"/>
          <w:szCs w:val="22"/>
        </w:rPr>
      </w:pPr>
      <w:del w:id="1038"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57E25D73" w14:textId="67D29680" w:rsidR="00D17D6C" w:rsidRPr="006C1461" w:rsidDel="002746EF" w:rsidRDefault="00D17D6C" w:rsidP="00D17D6C">
      <w:pPr>
        <w:ind w:left="360"/>
        <w:rPr>
          <w:del w:id="1039" w:author="Pacella, Christina (DEC)" w:date="2025-04-29T12:06:00Z"/>
          <w:rFonts w:ascii="Garamond" w:hAnsi="Garamond"/>
          <w:color w:val="1F497D"/>
          <w:sz w:val="22"/>
          <w:szCs w:val="22"/>
        </w:rPr>
      </w:pPr>
    </w:p>
    <w:p w14:paraId="2227EEF4" w14:textId="21EDBC25" w:rsidR="00D17D6C" w:rsidRPr="006C1461" w:rsidDel="002746EF" w:rsidRDefault="00D17D6C" w:rsidP="00D17D6C">
      <w:pPr>
        <w:pStyle w:val="PlainText"/>
        <w:ind w:left="360"/>
        <w:rPr>
          <w:del w:id="1040" w:author="Pacella, Christina (DEC)" w:date="2025-04-29T12:06:00Z"/>
          <w:rFonts w:ascii="Garamond" w:hAnsi="Garamond"/>
          <w:sz w:val="22"/>
          <w:szCs w:val="22"/>
        </w:rPr>
      </w:pPr>
      <w:del w:id="1041" w:author="Pacella, Christina (DEC)" w:date="2025-04-29T12:06:00Z">
        <w:r w:rsidRPr="006C1461" w:rsidDel="002746EF">
          <w:rPr>
            <w:rFonts w:ascii="Garamond" w:hAnsi="Garamond"/>
            <w:sz w:val="22"/>
            <w:szCs w:val="22"/>
          </w:rPr>
          <w:delText>Parameter: Relative Humidity</w:delText>
        </w:r>
      </w:del>
    </w:p>
    <w:p w14:paraId="7106C8E0" w14:textId="14562A11" w:rsidR="00D17D6C" w:rsidRPr="006C1461" w:rsidDel="002746EF" w:rsidRDefault="00D17D6C" w:rsidP="00D17D6C">
      <w:pPr>
        <w:pStyle w:val="PlainText"/>
        <w:ind w:left="360"/>
        <w:rPr>
          <w:del w:id="1042" w:author="Pacella, Christina (DEC)" w:date="2025-04-29T12:06:00Z"/>
          <w:rFonts w:ascii="Garamond" w:hAnsi="Garamond"/>
          <w:sz w:val="22"/>
          <w:szCs w:val="22"/>
        </w:rPr>
      </w:pPr>
      <w:del w:id="1043" w:author="Pacella, Christina (DEC)" w:date="2025-04-29T12:06:00Z">
        <w:r w:rsidRPr="006C1461" w:rsidDel="002746EF">
          <w:rPr>
            <w:rFonts w:ascii="Garamond" w:hAnsi="Garamond"/>
            <w:sz w:val="22"/>
            <w:szCs w:val="22"/>
          </w:rPr>
          <w:delText>Units: Percent</w:delText>
        </w:r>
      </w:del>
    </w:p>
    <w:p w14:paraId="2C552918" w14:textId="211F6DE6" w:rsidR="00D17D6C" w:rsidRPr="006C1461" w:rsidDel="002746EF" w:rsidRDefault="00D17D6C" w:rsidP="00D17D6C">
      <w:pPr>
        <w:pStyle w:val="PlainText"/>
        <w:ind w:left="360"/>
        <w:rPr>
          <w:del w:id="1044" w:author="Pacella, Christina (DEC)" w:date="2025-04-29T12:06:00Z"/>
          <w:rFonts w:ascii="Garamond" w:hAnsi="Garamond"/>
          <w:sz w:val="22"/>
          <w:szCs w:val="22"/>
        </w:rPr>
      </w:pPr>
      <w:del w:id="1045" w:author="Pacella, Christina (DEC)" w:date="2025-04-29T12:06:00Z">
        <w:r w:rsidRPr="006C1461" w:rsidDel="002746EF">
          <w:rPr>
            <w:rFonts w:ascii="Garamond" w:hAnsi="Garamond"/>
            <w:sz w:val="22"/>
            <w:szCs w:val="22"/>
          </w:rPr>
          <w:delText>Sensor type: ROTRONIC® Hygromer IN-1</w:delText>
        </w:r>
      </w:del>
    </w:p>
    <w:p w14:paraId="5A1650F6" w14:textId="0502C9B6" w:rsidR="00D17D6C" w:rsidRPr="006C1461" w:rsidDel="002746EF" w:rsidRDefault="00D17D6C" w:rsidP="00D17D6C">
      <w:pPr>
        <w:pStyle w:val="PlainText"/>
        <w:ind w:left="360"/>
        <w:rPr>
          <w:del w:id="1046" w:author="Pacella, Christina (DEC)" w:date="2025-04-29T12:06:00Z"/>
          <w:rFonts w:ascii="Garamond" w:hAnsi="Garamond"/>
          <w:sz w:val="22"/>
          <w:szCs w:val="22"/>
        </w:rPr>
      </w:pPr>
      <w:del w:id="1047" w:author="Pacella, Christina (DEC)" w:date="2025-04-29T12:06:00Z">
        <w:r w:rsidRPr="006C1461" w:rsidDel="002746EF">
          <w:rPr>
            <w:rFonts w:ascii="Garamond" w:hAnsi="Garamond"/>
            <w:sz w:val="22"/>
            <w:szCs w:val="22"/>
          </w:rPr>
          <w:delText>Model #: HC2-S3 Temperature and Relative Humidity Probe</w:delText>
        </w:r>
      </w:del>
    </w:p>
    <w:p w14:paraId="252CE601" w14:textId="5A1A5713" w:rsidR="00D17D6C" w:rsidRPr="006C1461" w:rsidDel="002746EF" w:rsidRDefault="00D17D6C" w:rsidP="00D17D6C">
      <w:pPr>
        <w:pStyle w:val="PlainText"/>
        <w:ind w:left="360"/>
        <w:rPr>
          <w:del w:id="1048" w:author="Pacella, Christina (DEC)" w:date="2025-04-29T12:06:00Z"/>
          <w:rFonts w:ascii="Garamond" w:hAnsi="Garamond"/>
          <w:sz w:val="22"/>
          <w:szCs w:val="22"/>
        </w:rPr>
      </w:pPr>
      <w:del w:id="1049" w:author="Pacella, Christina (DEC)" w:date="2025-04-29T12:06:00Z">
        <w:r w:rsidRPr="006C1461" w:rsidDel="002746EF">
          <w:rPr>
            <w:rFonts w:ascii="Garamond" w:hAnsi="Garamond"/>
            <w:sz w:val="22"/>
            <w:szCs w:val="22"/>
          </w:rPr>
          <w:delText>Range: 0-100% non-condensing</w:delText>
        </w:r>
      </w:del>
    </w:p>
    <w:p w14:paraId="468078C6" w14:textId="5EA25EA6" w:rsidR="00D17D6C" w:rsidRPr="006C1461" w:rsidDel="002746EF" w:rsidRDefault="00D17D6C" w:rsidP="00D17D6C">
      <w:pPr>
        <w:pStyle w:val="PlainText"/>
        <w:ind w:left="360"/>
        <w:rPr>
          <w:del w:id="1050" w:author="Pacella, Christina (DEC)" w:date="2025-04-29T12:06:00Z"/>
          <w:rFonts w:ascii="Garamond" w:hAnsi="Garamond"/>
          <w:sz w:val="22"/>
          <w:szCs w:val="22"/>
        </w:rPr>
      </w:pPr>
      <w:del w:id="1051" w:author="Pacella, Christina (DEC)" w:date="2025-04-29T12:06:00Z">
        <w:r w:rsidRPr="006C1461" w:rsidDel="002746EF">
          <w:rPr>
            <w:rFonts w:ascii="Garamond" w:hAnsi="Garamond"/>
            <w:sz w:val="22"/>
            <w:szCs w:val="22"/>
          </w:rPr>
          <w:delText>Accuracy at 23°C:  ± 0.8% RH with standard configuration settings</w:delText>
        </w:r>
      </w:del>
    </w:p>
    <w:p w14:paraId="49A6178D" w14:textId="1B22A742" w:rsidR="00D17D6C" w:rsidRPr="006C1461" w:rsidDel="002746EF" w:rsidRDefault="00D17D6C" w:rsidP="00D17D6C">
      <w:pPr>
        <w:ind w:left="360"/>
        <w:rPr>
          <w:del w:id="1052" w:author="Pacella, Christina (DEC)" w:date="2025-04-29T12:06:00Z"/>
          <w:rFonts w:ascii="Garamond" w:hAnsi="Garamond"/>
          <w:sz w:val="22"/>
          <w:szCs w:val="22"/>
        </w:rPr>
      </w:pPr>
      <w:del w:id="1053" w:author="Pacella, Christina (DEC)" w:date="2025-04-29T12:06:00Z">
        <w:r w:rsidRPr="006C1461" w:rsidDel="002746EF">
          <w:rPr>
            <w:rFonts w:ascii="Garamond" w:hAnsi="Garamond"/>
            <w:sz w:val="22"/>
            <w:szCs w:val="22"/>
          </w:rPr>
          <w:delText>Temperature dependence of RH measurement ± 3% (-40</w:delText>
        </w:r>
        <w:r w:rsidDel="002746EF">
          <w:rPr>
            <w:rFonts w:ascii="Garamond" w:hAnsi="Garamond"/>
            <w:sz w:val="22"/>
            <w:szCs w:val="22"/>
          </w:rPr>
          <w:delText>°C</w:delText>
        </w:r>
        <w:r w:rsidRPr="006C1461" w:rsidDel="002746EF">
          <w:rPr>
            <w:rFonts w:ascii="Garamond" w:hAnsi="Garamond"/>
            <w:sz w:val="22"/>
            <w:szCs w:val="22"/>
          </w:rPr>
          <w:delText xml:space="preserve"> to 60C)</w:delText>
        </w:r>
      </w:del>
    </w:p>
    <w:p w14:paraId="03E24AFA" w14:textId="1BBA64ED" w:rsidR="00D17D6C" w:rsidDel="002746EF" w:rsidRDefault="00D17D6C" w:rsidP="00D17D6C">
      <w:pPr>
        <w:pStyle w:val="PlainText"/>
        <w:ind w:left="360"/>
        <w:rPr>
          <w:del w:id="1054" w:author="Pacella, Christina (DEC)" w:date="2025-04-29T12:06:00Z"/>
          <w:rFonts w:ascii="Garamond" w:eastAsia="MS Mincho" w:hAnsi="Garamond"/>
          <w:sz w:val="22"/>
          <w:szCs w:val="22"/>
        </w:rPr>
      </w:pPr>
      <w:del w:id="1055"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32B1399A" w14:textId="58BE9131" w:rsidR="00A40B98" w:rsidDel="002746EF" w:rsidRDefault="00A40B98" w:rsidP="00632578">
      <w:pPr>
        <w:pStyle w:val="PlainText"/>
        <w:ind w:left="360"/>
        <w:rPr>
          <w:del w:id="1056" w:author="Pacella, Christina (DEC)" w:date="2025-04-29T12:06:00Z"/>
          <w:rFonts w:ascii="Garamond" w:eastAsia="MS Mincho" w:hAnsi="Garamond"/>
          <w:sz w:val="22"/>
          <w:szCs w:val="22"/>
        </w:rPr>
      </w:pPr>
    </w:p>
    <w:p w14:paraId="53FBA974" w14:textId="00C9B019" w:rsidR="00A40B98" w:rsidRPr="00A40B98" w:rsidDel="002746EF" w:rsidRDefault="00A40B98" w:rsidP="00A40B98">
      <w:pPr>
        <w:pStyle w:val="PlainText"/>
        <w:ind w:left="360"/>
        <w:rPr>
          <w:del w:id="1057" w:author="Pacella, Christina (DEC)" w:date="2025-04-29T12:06:00Z"/>
          <w:rFonts w:ascii="Garamond" w:eastAsia="MS Mincho" w:hAnsi="Garamond"/>
          <w:sz w:val="22"/>
          <w:szCs w:val="22"/>
        </w:rPr>
      </w:pPr>
      <w:del w:id="1058" w:author="Pacella, Christina (DEC)" w:date="2025-04-29T12:06:00Z">
        <w:r w:rsidRPr="00A40B98" w:rsidDel="002746EF">
          <w:rPr>
            <w:rFonts w:ascii="Garamond" w:eastAsia="MS Mincho" w:hAnsi="Garamond"/>
            <w:sz w:val="22"/>
            <w:szCs w:val="22"/>
          </w:rPr>
          <w:delText>Parameter: Temperature</w:delText>
        </w:r>
      </w:del>
    </w:p>
    <w:p w14:paraId="78A09F2E" w14:textId="330B7F63" w:rsidR="00A40B98" w:rsidRPr="00A40B98" w:rsidDel="002746EF" w:rsidRDefault="00A40B98" w:rsidP="00A40B98">
      <w:pPr>
        <w:pStyle w:val="PlainText"/>
        <w:ind w:left="360"/>
        <w:rPr>
          <w:del w:id="1059" w:author="Pacella, Christina (DEC)" w:date="2025-04-29T12:06:00Z"/>
          <w:rFonts w:ascii="Garamond" w:eastAsia="MS Mincho" w:hAnsi="Garamond"/>
          <w:sz w:val="22"/>
          <w:szCs w:val="22"/>
        </w:rPr>
      </w:pPr>
      <w:del w:id="1060" w:author="Pacella, Christina (DEC)" w:date="2025-04-29T12:06:00Z">
        <w:r w:rsidRPr="00A40B98" w:rsidDel="002746EF">
          <w:rPr>
            <w:rFonts w:ascii="Garamond" w:eastAsia="MS Mincho" w:hAnsi="Garamond"/>
            <w:sz w:val="22"/>
            <w:szCs w:val="22"/>
          </w:rPr>
          <w:delText>Units: Celsius</w:delText>
        </w:r>
      </w:del>
    </w:p>
    <w:p w14:paraId="450791F6" w14:textId="60013166" w:rsidR="00A40B98" w:rsidRPr="00A40B98" w:rsidDel="002746EF" w:rsidRDefault="00A40B98" w:rsidP="00A40B98">
      <w:pPr>
        <w:pStyle w:val="PlainText"/>
        <w:ind w:left="360"/>
        <w:rPr>
          <w:del w:id="1061" w:author="Pacella, Christina (DEC)" w:date="2025-04-29T12:06:00Z"/>
          <w:rFonts w:ascii="Garamond" w:eastAsia="MS Mincho" w:hAnsi="Garamond"/>
          <w:sz w:val="22"/>
          <w:szCs w:val="22"/>
        </w:rPr>
      </w:pPr>
      <w:del w:id="1062" w:author="Pacella, Christina (DEC)" w:date="2025-04-29T12:06:00Z">
        <w:r w:rsidRPr="00A40B98" w:rsidDel="002746EF">
          <w:rPr>
            <w:rFonts w:ascii="Garamond" w:eastAsia="MS Mincho" w:hAnsi="Garamond"/>
            <w:sz w:val="22"/>
            <w:szCs w:val="22"/>
          </w:rPr>
          <w:delText>Sensor type: Pt1000 Class A</w:delText>
        </w:r>
      </w:del>
    </w:p>
    <w:p w14:paraId="4E7753B9" w14:textId="061E6292" w:rsidR="00A40B98" w:rsidRPr="00A40B98" w:rsidDel="002746EF" w:rsidRDefault="00A40B98" w:rsidP="00A40B98">
      <w:pPr>
        <w:pStyle w:val="PlainText"/>
        <w:ind w:left="360"/>
        <w:rPr>
          <w:del w:id="1063" w:author="Pacella, Christina (DEC)" w:date="2025-04-29T12:06:00Z"/>
          <w:rFonts w:ascii="Garamond" w:eastAsia="MS Mincho" w:hAnsi="Garamond"/>
          <w:sz w:val="22"/>
          <w:szCs w:val="22"/>
        </w:rPr>
      </w:pPr>
      <w:del w:id="1064" w:author="Pacella, Christina (DEC)" w:date="2025-04-29T12:06:00Z">
        <w:r w:rsidRPr="00A40B98" w:rsidDel="002746EF">
          <w:rPr>
            <w:rFonts w:ascii="Garamond" w:eastAsia="MS Mincho" w:hAnsi="Garamond"/>
            <w:sz w:val="22"/>
            <w:szCs w:val="22"/>
          </w:rPr>
          <w:delText>Model #:  EE181 Temperature and Relative Humidity Probe</w:delText>
        </w:r>
      </w:del>
    </w:p>
    <w:p w14:paraId="52D3B360" w14:textId="7133E2C3" w:rsidR="00A40B98" w:rsidRPr="00A40B98" w:rsidDel="002746EF" w:rsidRDefault="00A40B98" w:rsidP="00A40B98">
      <w:pPr>
        <w:pStyle w:val="PlainText"/>
        <w:ind w:left="360"/>
        <w:rPr>
          <w:del w:id="1065" w:author="Pacella, Christina (DEC)" w:date="2025-04-29T12:06:00Z"/>
          <w:rFonts w:ascii="Garamond" w:eastAsia="MS Mincho" w:hAnsi="Garamond"/>
          <w:sz w:val="22"/>
          <w:szCs w:val="22"/>
        </w:rPr>
      </w:pPr>
      <w:del w:id="1066" w:author="Pacella, Christina (DEC)" w:date="2025-04-29T12:06:00Z">
        <w:r w:rsidRPr="00A40B98" w:rsidDel="002746EF">
          <w:rPr>
            <w:rFonts w:ascii="Garamond" w:eastAsia="MS Mincho" w:hAnsi="Garamond"/>
            <w:sz w:val="22"/>
            <w:szCs w:val="22"/>
          </w:rPr>
          <w:delText>Operating Temperature:  -40°C to +60°C</w:delText>
        </w:r>
      </w:del>
    </w:p>
    <w:p w14:paraId="1E955B8B" w14:textId="0ACAE63F" w:rsidR="00A40B98" w:rsidRPr="00A40B98" w:rsidDel="002746EF" w:rsidRDefault="00A40B98" w:rsidP="00A40B98">
      <w:pPr>
        <w:pStyle w:val="PlainText"/>
        <w:ind w:left="360"/>
        <w:rPr>
          <w:del w:id="1067" w:author="Pacella, Christina (DEC)" w:date="2025-04-29T12:06:00Z"/>
          <w:rFonts w:ascii="Garamond" w:eastAsia="MS Mincho" w:hAnsi="Garamond"/>
          <w:sz w:val="22"/>
          <w:szCs w:val="22"/>
        </w:rPr>
      </w:pPr>
      <w:del w:id="1068" w:author="Pacella, Christina (DEC)" w:date="2025-04-29T12:06:00Z">
        <w:r w:rsidRPr="00A40B98" w:rsidDel="002746EF">
          <w:rPr>
            <w:rFonts w:ascii="Garamond" w:eastAsia="MS Mincho" w:hAnsi="Garamond"/>
            <w:sz w:val="22"/>
            <w:szCs w:val="22"/>
          </w:rPr>
          <w:delText>Range: -40°C to +60°C</w:delText>
        </w:r>
      </w:del>
    </w:p>
    <w:p w14:paraId="62E5AC06" w14:textId="1CEA90D1" w:rsidR="00A40B98" w:rsidRPr="00A40B98" w:rsidDel="002746EF" w:rsidRDefault="00A40B98" w:rsidP="00A40B98">
      <w:pPr>
        <w:pStyle w:val="PlainText"/>
        <w:ind w:left="360"/>
        <w:rPr>
          <w:del w:id="1069" w:author="Pacella, Christina (DEC)" w:date="2025-04-29T12:06:00Z"/>
          <w:rFonts w:ascii="Garamond" w:eastAsia="MS Mincho" w:hAnsi="Garamond"/>
          <w:sz w:val="22"/>
          <w:szCs w:val="22"/>
        </w:rPr>
      </w:pPr>
      <w:del w:id="1070" w:author="Pacella, Christina (DEC)" w:date="2025-04-29T12:06:00Z">
        <w:r w:rsidRPr="00A40B98" w:rsidDel="002746EF">
          <w:rPr>
            <w:rFonts w:ascii="Garamond" w:eastAsia="MS Mincho" w:hAnsi="Garamond"/>
            <w:sz w:val="22"/>
            <w:szCs w:val="22"/>
          </w:rPr>
          <w:delText>Accuracy: ±0.2 °C @ 23°C</w:delText>
        </w:r>
      </w:del>
    </w:p>
    <w:p w14:paraId="20055BCA" w14:textId="4055A5C9" w:rsidR="00A40B98" w:rsidRPr="00956AD9" w:rsidDel="002746EF" w:rsidRDefault="00A40B98" w:rsidP="00A40B98">
      <w:pPr>
        <w:pStyle w:val="PlainText"/>
        <w:ind w:left="360"/>
        <w:rPr>
          <w:del w:id="1071" w:author="Pacella, Christina (DEC)" w:date="2025-04-29T12:06:00Z"/>
          <w:rFonts w:ascii="Garamond" w:eastAsia="MS Mincho" w:hAnsi="Garamond"/>
          <w:i/>
          <w:sz w:val="22"/>
          <w:szCs w:val="22"/>
        </w:rPr>
      </w:pPr>
      <w:del w:id="1072" w:author="Pacella, Christina (DEC)" w:date="2025-04-29T12:06:00Z">
        <w:r w:rsidRPr="00956AD9" w:rsidDel="002746EF">
          <w:rPr>
            <w:rFonts w:ascii="Garamond" w:eastAsia="MS Mincho" w:hAnsi="Garamond"/>
            <w:b/>
            <w:i/>
            <w:sz w:val="22"/>
            <w:szCs w:val="22"/>
          </w:rPr>
          <w:delText xml:space="preserve">Serial number, dates of calibration and use: </w:delText>
        </w:r>
        <w:r w:rsidRPr="00956AD9" w:rsidDel="002746EF">
          <w:rPr>
            <w:rFonts w:ascii="Garamond" w:eastAsia="MS Mincho" w:hAnsi="Garamond"/>
            <w:i/>
            <w:sz w:val="22"/>
            <w:szCs w:val="22"/>
          </w:rPr>
          <w:delText xml:space="preserve"> Include for all sensors </w:delText>
        </w:r>
      </w:del>
    </w:p>
    <w:p w14:paraId="089F26A8" w14:textId="30C5F792" w:rsidR="00A40B98" w:rsidRPr="00A40B98" w:rsidDel="002746EF" w:rsidRDefault="00A40B98" w:rsidP="00A40B98">
      <w:pPr>
        <w:pStyle w:val="PlainText"/>
        <w:ind w:left="360"/>
        <w:rPr>
          <w:del w:id="1073" w:author="Pacella, Christina (DEC)" w:date="2025-04-29T12:06:00Z"/>
          <w:rFonts w:ascii="Garamond" w:eastAsia="MS Mincho" w:hAnsi="Garamond"/>
          <w:sz w:val="22"/>
          <w:szCs w:val="22"/>
        </w:rPr>
      </w:pPr>
    </w:p>
    <w:p w14:paraId="5C9ABF70" w14:textId="5A5A4899" w:rsidR="00A40B98" w:rsidRPr="00A40B98" w:rsidDel="002746EF" w:rsidRDefault="00A40B98" w:rsidP="00A40B98">
      <w:pPr>
        <w:pStyle w:val="PlainText"/>
        <w:ind w:left="360"/>
        <w:rPr>
          <w:del w:id="1074" w:author="Pacella, Christina (DEC)" w:date="2025-04-29T12:06:00Z"/>
          <w:rFonts w:ascii="Garamond" w:eastAsia="MS Mincho" w:hAnsi="Garamond"/>
          <w:sz w:val="22"/>
          <w:szCs w:val="22"/>
        </w:rPr>
      </w:pPr>
      <w:del w:id="1075" w:author="Pacella, Christina (DEC)" w:date="2025-04-29T12:06:00Z">
        <w:r w:rsidRPr="00A40B98" w:rsidDel="002746EF">
          <w:rPr>
            <w:rFonts w:ascii="Garamond" w:eastAsia="MS Mincho" w:hAnsi="Garamond"/>
            <w:sz w:val="22"/>
            <w:szCs w:val="22"/>
          </w:rPr>
          <w:delText>Parameter: Relative Humidity</w:delText>
        </w:r>
      </w:del>
    </w:p>
    <w:p w14:paraId="37AF25AC" w14:textId="1979B3D6" w:rsidR="00A40B98" w:rsidRPr="00A40B98" w:rsidDel="002746EF" w:rsidRDefault="00A40B98" w:rsidP="00A40B98">
      <w:pPr>
        <w:pStyle w:val="PlainText"/>
        <w:ind w:left="360"/>
        <w:rPr>
          <w:del w:id="1076" w:author="Pacella, Christina (DEC)" w:date="2025-04-29T12:06:00Z"/>
          <w:rFonts w:ascii="Garamond" w:eastAsia="MS Mincho" w:hAnsi="Garamond"/>
          <w:sz w:val="22"/>
          <w:szCs w:val="22"/>
        </w:rPr>
      </w:pPr>
      <w:del w:id="1077" w:author="Pacella, Christina (DEC)" w:date="2025-04-29T12:06:00Z">
        <w:r w:rsidRPr="00A40B98" w:rsidDel="002746EF">
          <w:rPr>
            <w:rFonts w:ascii="Garamond" w:eastAsia="MS Mincho" w:hAnsi="Garamond"/>
            <w:sz w:val="22"/>
            <w:szCs w:val="22"/>
          </w:rPr>
          <w:delText>Units: Percent</w:delText>
        </w:r>
      </w:del>
    </w:p>
    <w:p w14:paraId="5545063C" w14:textId="084AFB00" w:rsidR="00A40B98" w:rsidRPr="00A40B98" w:rsidDel="002746EF" w:rsidRDefault="00A40B98" w:rsidP="00A40B98">
      <w:pPr>
        <w:pStyle w:val="PlainText"/>
        <w:ind w:left="360"/>
        <w:rPr>
          <w:del w:id="1078" w:author="Pacella, Christina (DEC)" w:date="2025-04-29T12:06:00Z"/>
          <w:rFonts w:ascii="Garamond" w:eastAsia="MS Mincho" w:hAnsi="Garamond"/>
          <w:sz w:val="22"/>
          <w:szCs w:val="22"/>
        </w:rPr>
      </w:pPr>
      <w:del w:id="1079" w:author="Pacella, Christina (DEC)" w:date="2025-04-29T12:06:00Z">
        <w:r w:rsidRPr="00A40B98" w:rsidDel="002746EF">
          <w:rPr>
            <w:rFonts w:ascii="Garamond" w:eastAsia="MS Mincho" w:hAnsi="Garamond"/>
            <w:sz w:val="22"/>
            <w:szCs w:val="22"/>
          </w:rPr>
          <w:delText>Sensor type: HC101</w:delText>
        </w:r>
      </w:del>
    </w:p>
    <w:p w14:paraId="540D01F7" w14:textId="112F501A" w:rsidR="00A40B98" w:rsidRPr="00A40B98" w:rsidDel="002746EF" w:rsidRDefault="00A40B98" w:rsidP="00A40B98">
      <w:pPr>
        <w:pStyle w:val="PlainText"/>
        <w:ind w:left="360"/>
        <w:rPr>
          <w:del w:id="1080" w:author="Pacella, Christina (DEC)" w:date="2025-04-29T12:06:00Z"/>
          <w:rFonts w:ascii="Garamond" w:eastAsia="MS Mincho" w:hAnsi="Garamond"/>
          <w:sz w:val="22"/>
          <w:szCs w:val="22"/>
        </w:rPr>
      </w:pPr>
      <w:del w:id="1081" w:author="Pacella, Christina (DEC)" w:date="2025-04-29T12:06:00Z">
        <w:r w:rsidRPr="00A40B98" w:rsidDel="002746EF">
          <w:rPr>
            <w:rFonts w:ascii="Garamond" w:eastAsia="MS Mincho" w:hAnsi="Garamond"/>
            <w:sz w:val="22"/>
            <w:szCs w:val="22"/>
          </w:rPr>
          <w:delText>Model #: EE181 Temperature and Relative Humidity Probe</w:delText>
        </w:r>
      </w:del>
    </w:p>
    <w:p w14:paraId="1211363A" w14:textId="0330F515" w:rsidR="00A40B98" w:rsidRPr="00A40B98" w:rsidDel="002746EF" w:rsidRDefault="00A40B98" w:rsidP="00A40B98">
      <w:pPr>
        <w:pStyle w:val="PlainText"/>
        <w:ind w:left="360"/>
        <w:rPr>
          <w:del w:id="1082" w:author="Pacella, Christina (DEC)" w:date="2025-04-29T12:06:00Z"/>
          <w:rFonts w:ascii="Garamond" w:eastAsia="MS Mincho" w:hAnsi="Garamond"/>
          <w:sz w:val="22"/>
          <w:szCs w:val="22"/>
        </w:rPr>
      </w:pPr>
      <w:del w:id="1083" w:author="Pacella, Christina (DEC)" w:date="2025-04-29T12:06:00Z">
        <w:r w:rsidRPr="00A40B98" w:rsidDel="002746EF">
          <w:rPr>
            <w:rFonts w:ascii="Garamond" w:eastAsia="MS Mincho" w:hAnsi="Garamond"/>
            <w:sz w:val="22"/>
            <w:szCs w:val="22"/>
          </w:rPr>
          <w:delText>Range: 0-100% non-condensing</w:delText>
        </w:r>
      </w:del>
    </w:p>
    <w:p w14:paraId="395A0C36" w14:textId="3BAA8BDD" w:rsidR="00A40B98" w:rsidRPr="00A40B98" w:rsidDel="002746EF" w:rsidRDefault="00A40B98" w:rsidP="00A40B98">
      <w:pPr>
        <w:pStyle w:val="PlainText"/>
        <w:ind w:left="360"/>
        <w:rPr>
          <w:del w:id="1084" w:author="Pacella, Christina (DEC)" w:date="2025-04-29T12:06:00Z"/>
          <w:rFonts w:ascii="Garamond" w:eastAsia="MS Mincho" w:hAnsi="Garamond"/>
          <w:sz w:val="22"/>
          <w:szCs w:val="22"/>
        </w:rPr>
      </w:pPr>
      <w:del w:id="1085" w:author="Pacella, Christina (DEC)" w:date="2025-04-29T12:06:00Z">
        <w:r w:rsidRPr="00A40B98" w:rsidDel="002746EF">
          <w:rPr>
            <w:rFonts w:ascii="Garamond" w:eastAsia="MS Mincho" w:hAnsi="Garamond"/>
            <w:sz w:val="22"/>
            <w:szCs w:val="22"/>
          </w:rPr>
          <w:delText xml:space="preserve">Accuracy: </w:delText>
        </w:r>
        <w:r w:rsidRPr="00A40B98" w:rsidDel="002746EF">
          <w:rPr>
            <w:rFonts w:ascii="Garamond" w:eastAsia="MS Mincho" w:hAnsi="Garamond"/>
            <w:sz w:val="22"/>
            <w:szCs w:val="22"/>
          </w:rPr>
          <w:tab/>
          <w:delText>–15 to 40 °C: ≤90% RH ± (1.3 + 0.003 • RH reading) % RH</w:delText>
        </w:r>
      </w:del>
    </w:p>
    <w:p w14:paraId="4E9355D9" w14:textId="41B07817" w:rsidR="00A40B98" w:rsidRPr="00A40B98" w:rsidDel="002746EF" w:rsidRDefault="00A40B98" w:rsidP="00A40B98">
      <w:pPr>
        <w:pStyle w:val="PlainText"/>
        <w:ind w:left="360"/>
        <w:rPr>
          <w:del w:id="1086" w:author="Pacella, Christina (DEC)" w:date="2025-04-29T12:06:00Z"/>
          <w:rFonts w:ascii="Garamond" w:eastAsia="MS Mincho" w:hAnsi="Garamond"/>
          <w:sz w:val="22"/>
          <w:szCs w:val="22"/>
        </w:rPr>
      </w:pPr>
      <w:del w:id="1087" w:author="Pacella, Christina (DEC)" w:date="2025-04-29T12:06:00Z">
        <w:r w:rsidRPr="00A40B98" w:rsidDel="002746EF">
          <w:rPr>
            <w:rFonts w:ascii="Garamond" w:eastAsia="MS Mincho" w:hAnsi="Garamond"/>
            <w:sz w:val="22"/>
            <w:szCs w:val="22"/>
          </w:rPr>
          <w:delText>–15 to 40 °C: &gt;90% RH ± 2.3% RH</w:delText>
        </w:r>
      </w:del>
    </w:p>
    <w:p w14:paraId="055144B2" w14:textId="3F9941E5" w:rsidR="00A40B98" w:rsidRPr="00A40B98" w:rsidDel="002746EF" w:rsidRDefault="00A40B98" w:rsidP="00A40B98">
      <w:pPr>
        <w:pStyle w:val="PlainText"/>
        <w:ind w:left="360"/>
        <w:rPr>
          <w:del w:id="1088" w:author="Pacella, Christina (DEC)" w:date="2025-04-29T12:06:00Z"/>
          <w:rFonts w:ascii="Garamond" w:eastAsia="MS Mincho" w:hAnsi="Garamond"/>
          <w:sz w:val="22"/>
          <w:szCs w:val="22"/>
        </w:rPr>
      </w:pPr>
      <w:del w:id="1089" w:author="Pacella, Christina (DEC)" w:date="2025-04-29T12:06:00Z">
        <w:r w:rsidRPr="00A40B98" w:rsidDel="002746EF">
          <w:rPr>
            <w:rFonts w:ascii="Garamond" w:eastAsia="MS Mincho" w:hAnsi="Garamond"/>
            <w:sz w:val="22"/>
            <w:szCs w:val="22"/>
          </w:rPr>
          <w:delText>–25 to 60 °C: ± (1.4 + 0.01 • RH reading) % RH</w:delText>
        </w:r>
      </w:del>
    </w:p>
    <w:p w14:paraId="19C5127E" w14:textId="110E739F" w:rsidR="00A40B98" w:rsidRPr="00A40B98" w:rsidDel="002746EF" w:rsidRDefault="00A40B98" w:rsidP="00A40B98">
      <w:pPr>
        <w:pStyle w:val="PlainText"/>
        <w:ind w:left="360"/>
        <w:rPr>
          <w:del w:id="1090" w:author="Pacella, Christina (DEC)" w:date="2025-04-29T12:06:00Z"/>
          <w:rFonts w:ascii="Garamond" w:eastAsia="MS Mincho" w:hAnsi="Garamond"/>
          <w:sz w:val="22"/>
          <w:szCs w:val="22"/>
        </w:rPr>
      </w:pPr>
      <w:del w:id="1091" w:author="Pacella, Christina (DEC)" w:date="2025-04-29T12:06:00Z">
        <w:r w:rsidRPr="00A40B98" w:rsidDel="002746EF">
          <w:rPr>
            <w:rFonts w:ascii="Garamond" w:eastAsia="MS Mincho" w:hAnsi="Garamond"/>
            <w:sz w:val="22"/>
            <w:szCs w:val="22"/>
          </w:rPr>
          <w:delText>–40 to 60 °C: ± (1.5 + 0.015 • RH reading) % RH</w:delText>
        </w:r>
      </w:del>
    </w:p>
    <w:p w14:paraId="38633D99" w14:textId="411FBAC3" w:rsidR="00A40B98" w:rsidRPr="00A40B98" w:rsidDel="002746EF" w:rsidRDefault="00A40B98" w:rsidP="00A40B98">
      <w:pPr>
        <w:pStyle w:val="PlainText"/>
        <w:ind w:left="360"/>
        <w:rPr>
          <w:del w:id="1092" w:author="Pacella, Christina (DEC)" w:date="2025-04-29T12:06:00Z"/>
          <w:rFonts w:ascii="Garamond" w:eastAsia="MS Mincho" w:hAnsi="Garamond"/>
          <w:sz w:val="22"/>
          <w:szCs w:val="22"/>
        </w:rPr>
      </w:pPr>
      <w:del w:id="1093" w:author="Pacella, Christina (DEC)" w:date="2025-04-29T12:06:00Z">
        <w:r w:rsidRPr="00A40B98" w:rsidDel="002746EF">
          <w:rPr>
            <w:rFonts w:ascii="Garamond" w:eastAsia="MS Mincho" w:hAnsi="Garamond"/>
            <w:sz w:val="22"/>
            <w:szCs w:val="22"/>
          </w:rPr>
          <w:delText>Temperature dependence of RH measurement: typically 0.03% RH/°C</w:delText>
        </w:r>
      </w:del>
    </w:p>
    <w:p w14:paraId="251D6330" w14:textId="3C260F46" w:rsidR="0048481C" w:rsidDel="002746EF" w:rsidRDefault="0048481C" w:rsidP="00A40B98">
      <w:pPr>
        <w:pStyle w:val="PlainText"/>
        <w:ind w:left="360"/>
        <w:rPr>
          <w:del w:id="1094" w:author="Pacella, Christina (DEC)" w:date="2025-04-29T12:06:00Z"/>
          <w:rFonts w:ascii="Garamond" w:eastAsia="MS Mincho" w:hAnsi="Garamond"/>
          <w:sz w:val="22"/>
          <w:szCs w:val="22"/>
        </w:rPr>
      </w:pPr>
      <w:del w:id="1095" w:author="Pacella, Christina (DEC)" w:date="2025-04-29T12:06:00Z">
        <w:r w:rsidRPr="00862448" w:rsidDel="002746EF">
          <w:rPr>
            <w:rFonts w:ascii="Garamond" w:hAnsi="Garamond"/>
            <w:b/>
            <w:i/>
            <w:sz w:val="22"/>
            <w:szCs w:val="22"/>
          </w:rPr>
          <w:delText xml:space="preserve">Note: </w:delText>
        </w:r>
        <w:r w:rsidRPr="00950683" w:rsidDel="002746EF">
          <w:rPr>
            <w:rFonts w:ascii="Garamond" w:hAnsi="Garamond"/>
            <w:sz w:val="22"/>
            <w:szCs w:val="22"/>
          </w:rPr>
          <w:delText>This sensor caps relative humidity values at 100%</w:delText>
        </w:r>
        <w:r w:rsidDel="002746EF">
          <w:rPr>
            <w:rFonts w:ascii="Garamond" w:hAnsi="Garamond"/>
            <w:sz w:val="22"/>
            <w:szCs w:val="22"/>
          </w:rPr>
          <w:delText>, measured values &gt;100% are altered to 100%</w:delText>
        </w:r>
      </w:del>
    </w:p>
    <w:p w14:paraId="523ED78B" w14:textId="65FC1D25" w:rsidR="00A40B98" w:rsidRPr="00956AD9" w:rsidDel="002746EF" w:rsidRDefault="00A40B98" w:rsidP="00A40B98">
      <w:pPr>
        <w:pStyle w:val="PlainText"/>
        <w:ind w:left="360"/>
        <w:rPr>
          <w:del w:id="1096" w:author="Pacella, Christina (DEC)" w:date="2025-04-29T12:06:00Z"/>
          <w:rFonts w:ascii="Garamond" w:eastAsia="MS Mincho" w:hAnsi="Garamond"/>
          <w:i/>
          <w:sz w:val="22"/>
          <w:szCs w:val="22"/>
        </w:rPr>
      </w:pPr>
      <w:del w:id="1097" w:author="Pacella, Christina (DEC)" w:date="2025-04-29T12:06:00Z">
        <w:r w:rsidRPr="00956AD9" w:rsidDel="002746EF">
          <w:rPr>
            <w:rFonts w:ascii="Garamond" w:eastAsia="MS Mincho" w:hAnsi="Garamond"/>
            <w:b/>
            <w:i/>
            <w:sz w:val="22"/>
            <w:szCs w:val="22"/>
          </w:rPr>
          <w:delText>Serial number, dates of calibration and use:</w:delText>
        </w:r>
        <w:r w:rsidRPr="00956AD9" w:rsidDel="002746EF">
          <w:rPr>
            <w:rFonts w:ascii="Garamond" w:eastAsia="MS Mincho" w:hAnsi="Garamond"/>
            <w:i/>
            <w:sz w:val="22"/>
            <w:szCs w:val="22"/>
          </w:rPr>
          <w:delText xml:space="preserve">  Include for all sensors</w:delText>
        </w:r>
      </w:del>
    </w:p>
    <w:p w14:paraId="30810EEE" w14:textId="13F70EF4" w:rsidR="00FD2C83" w:rsidDel="002746EF" w:rsidRDefault="00FD2C83" w:rsidP="00DA0087">
      <w:pPr>
        <w:pStyle w:val="PlainText"/>
        <w:ind w:left="360"/>
        <w:rPr>
          <w:del w:id="1098" w:author="Pacella, Christina (DEC)" w:date="2025-04-29T12:06:00Z"/>
          <w:rFonts w:ascii="Garamond" w:eastAsia="MS Mincho" w:hAnsi="Garamond"/>
          <w:sz w:val="22"/>
          <w:szCs w:val="22"/>
        </w:rPr>
      </w:pPr>
    </w:p>
    <w:p w14:paraId="7A78F435" w14:textId="0778BB6B" w:rsidR="00E25C96" w:rsidRPr="00E87CC3" w:rsidDel="002746EF" w:rsidRDefault="00E25C96" w:rsidP="00DA0087">
      <w:pPr>
        <w:pStyle w:val="PlainText"/>
        <w:ind w:left="360"/>
        <w:rPr>
          <w:del w:id="1099" w:author="Pacella, Christina (DEC)" w:date="2025-04-29T12:06:00Z"/>
          <w:rFonts w:ascii="Garamond" w:eastAsia="MS Mincho" w:hAnsi="Garamond"/>
          <w:sz w:val="22"/>
          <w:szCs w:val="22"/>
        </w:rPr>
      </w:pPr>
      <w:del w:id="1100" w:author="Pacella, Christina (DEC)" w:date="2025-04-29T12:06:00Z">
        <w:r w:rsidRPr="00E87CC3" w:rsidDel="002746EF">
          <w:rPr>
            <w:rFonts w:ascii="Garamond" w:eastAsia="MS Mincho" w:hAnsi="Garamond"/>
            <w:sz w:val="22"/>
            <w:szCs w:val="22"/>
          </w:rPr>
          <w:delText xml:space="preserve">Parameter: Barometric </w:delText>
        </w:r>
        <w:r w:rsidR="00C074CC" w:rsidDel="002746EF">
          <w:rPr>
            <w:rFonts w:ascii="Garamond" w:eastAsia="MS Mincho" w:hAnsi="Garamond"/>
            <w:sz w:val="22"/>
            <w:szCs w:val="22"/>
          </w:rPr>
          <w:delText>Pressure</w:delText>
        </w:r>
      </w:del>
    </w:p>
    <w:p w14:paraId="0D3D965C" w14:textId="3B0D60DF" w:rsidR="00E25C96" w:rsidRPr="00E87CC3" w:rsidDel="002746EF" w:rsidRDefault="00E25C96" w:rsidP="00DA0087">
      <w:pPr>
        <w:pStyle w:val="PlainText"/>
        <w:ind w:left="360"/>
        <w:rPr>
          <w:del w:id="1101" w:author="Pacella, Christina (DEC)" w:date="2025-04-29T12:06:00Z"/>
          <w:rFonts w:ascii="Garamond" w:eastAsia="MS Mincho" w:hAnsi="Garamond"/>
          <w:sz w:val="22"/>
          <w:szCs w:val="22"/>
        </w:rPr>
      </w:pPr>
      <w:del w:id="1102" w:author="Pacella, Christina (DEC)" w:date="2025-04-29T12:06:00Z">
        <w:r w:rsidRPr="00E87CC3" w:rsidDel="002746EF">
          <w:rPr>
            <w:rFonts w:ascii="Garamond" w:eastAsia="MS Mincho" w:hAnsi="Garamond"/>
            <w:sz w:val="22"/>
            <w:szCs w:val="22"/>
          </w:rPr>
          <w:delText>Units: millibars (mb)</w:delText>
        </w:r>
      </w:del>
    </w:p>
    <w:p w14:paraId="0EBDF9B4" w14:textId="336C73C9" w:rsidR="00E25C96" w:rsidRPr="00E87CC3" w:rsidDel="002746EF" w:rsidRDefault="00E25C96" w:rsidP="00DA0087">
      <w:pPr>
        <w:pStyle w:val="PlainText"/>
        <w:ind w:left="360"/>
        <w:rPr>
          <w:del w:id="1103" w:author="Pacella, Christina (DEC)" w:date="2025-04-29T12:06:00Z"/>
          <w:rFonts w:ascii="Garamond" w:eastAsia="MS Mincho" w:hAnsi="Garamond"/>
          <w:sz w:val="22"/>
          <w:szCs w:val="22"/>
        </w:rPr>
      </w:pPr>
      <w:del w:id="1104" w:author="Pacella, Christina (DEC)" w:date="2025-04-29T12:06:00Z">
        <w:r w:rsidRPr="00E87CC3" w:rsidDel="002746EF">
          <w:rPr>
            <w:rFonts w:ascii="Garamond" w:eastAsia="MS Mincho" w:hAnsi="Garamond"/>
            <w:sz w:val="22"/>
            <w:szCs w:val="22"/>
          </w:rPr>
          <w:delText>Sensor type: Vaisala Barocap © silicon capacitive pressure sensor</w:delText>
        </w:r>
      </w:del>
    </w:p>
    <w:p w14:paraId="29211D4C" w14:textId="274CF50C" w:rsidR="00E25C96" w:rsidRPr="00E87CC3" w:rsidDel="002746EF" w:rsidRDefault="00E25C96" w:rsidP="00DA0087">
      <w:pPr>
        <w:pStyle w:val="PlainText"/>
        <w:ind w:left="360"/>
        <w:rPr>
          <w:del w:id="1105" w:author="Pacella, Christina (DEC)" w:date="2025-04-29T12:06:00Z"/>
          <w:rFonts w:ascii="Garamond" w:eastAsia="MS Mincho" w:hAnsi="Garamond"/>
          <w:sz w:val="22"/>
          <w:szCs w:val="22"/>
        </w:rPr>
      </w:pPr>
      <w:del w:id="1106" w:author="Pacella, Christina (DEC)" w:date="2025-04-29T12:06:00Z">
        <w:r w:rsidRPr="00E87CC3" w:rsidDel="002746EF">
          <w:rPr>
            <w:rFonts w:ascii="Garamond" w:eastAsia="MS Mincho" w:hAnsi="Garamond"/>
            <w:sz w:val="22"/>
            <w:szCs w:val="22"/>
          </w:rPr>
          <w:delText xml:space="preserve">Model #: CS-105 </w:delText>
        </w:r>
        <w:r w:rsidR="00845DA2" w:rsidDel="002746EF">
          <w:rPr>
            <w:rFonts w:ascii="Garamond" w:eastAsia="MS Mincho" w:hAnsi="Garamond"/>
            <w:sz w:val="22"/>
            <w:szCs w:val="22"/>
          </w:rPr>
          <w:delText>(PTB101B)</w:delText>
        </w:r>
      </w:del>
    </w:p>
    <w:p w14:paraId="766DBB35" w14:textId="1A93841D" w:rsidR="00E25C96" w:rsidRPr="00E87CC3" w:rsidDel="002746EF" w:rsidRDefault="00E25C96" w:rsidP="00DA0087">
      <w:pPr>
        <w:pStyle w:val="PlainText"/>
        <w:ind w:left="360"/>
        <w:rPr>
          <w:del w:id="1107" w:author="Pacella, Christina (DEC)" w:date="2025-04-29T12:06:00Z"/>
          <w:rFonts w:ascii="Garamond" w:eastAsia="MS Mincho" w:hAnsi="Garamond"/>
          <w:sz w:val="22"/>
          <w:szCs w:val="22"/>
        </w:rPr>
      </w:pPr>
      <w:del w:id="1108" w:author="Pacella, Christina (DEC)" w:date="2025-04-29T12:06:00Z">
        <w:r w:rsidRPr="00E87CC3" w:rsidDel="002746EF">
          <w:rPr>
            <w:rFonts w:ascii="Garamond" w:eastAsia="MS Mincho" w:hAnsi="Garamond"/>
            <w:sz w:val="22"/>
            <w:szCs w:val="22"/>
          </w:rPr>
          <w:delText>Operating Range:</w:delText>
        </w:r>
        <w:r w:rsidR="00FD2C83"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Pressure: 600 to 1060 mb; Temperature:  -40°C to +60°C</w:delText>
        </w:r>
      </w:del>
    </w:p>
    <w:p w14:paraId="6AB3CED9" w14:textId="3E4F7698" w:rsidR="00E25C96" w:rsidRPr="00E87CC3" w:rsidDel="002746EF" w:rsidRDefault="00E25C96" w:rsidP="00DA0087">
      <w:pPr>
        <w:pStyle w:val="PlainText"/>
        <w:ind w:left="360"/>
        <w:rPr>
          <w:del w:id="1109" w:author="Pacella, Christina (DEC)" w:date="2025-04-29T12:06:00Z"/>
          <w:rFonts w:ascii="Garamond" w:eastAsia="MS Mincho" w:hAnsi="Garamond"/>
          <w:sz w:val="22"/>
          <w:szCs w:val="22"/>
        </w:rPr>
      </w:pPr>
      <w:del w:id="1110" w:author="Pacella, Christina (DEC)" w:date="2025-04-29T12:06:00Z">
        <w:r w:rsidRPr="00E87CC3" w:rsidDel="002746EF">
          <w:rPr>
            <w:rFonts w:ascii="Garamond" w:eastAsia="MS Mincho" w:hAnsi="Garamond"/>
            <w:sz w:val="22"/>
            <w:szCs w:val="22"/>
          </w:rPr>
          <w:delText>Humidity:  non-condensing</w:delText>
        </w:r>
      </w:del>
    </w:p>
    <w:p w14:paraId="0F133892" w14:textId="5F546C0B" w:rsidR="00E25C96" w:rsidRPr="00E87CC3" w:rsidDel="002746EF" w:rsidRDefault="00E25C96" w:rsidP="00DA0087">
      <w:pPr>
        <w:pStyle w:val="PlainText"/>
        <w:ind w:left="360"/>
        <w:rPr>
          <w:del w:id="1111" w:author="Pacella, Christina (DEC)" w:date="2025-04-29T12:06:00Z"/>
          <w:rFonts w:ascii="Garamond" w:eastAsia="MS Mincho" w:hAnsi="Garamond"/>
          <w:sz w:val="22"/>
          <w:szCs w:val="22"/>
        </w:rPr>
      </w:pPr>
      <w:del w:id="1112" w:author="Pacella, Christina (DEC)" w:date="2025-04-29T12:06:00Z">
        <w:r w:rsidRPr="00E87CC3" w:rsidDel="002746EF">
          <w:rPr>
            <w:rFonts w:ascii="Garamond" w:eastAsia="MS Mincho" w:hAnsi="Garamond"/>
            <w:sz w:val="22"/>
            <w:szCs w:val="22"/>
          </w:rPr>
          <w:delText>Accuracy: ± 0.5 mb @ 20°C; +/- 2 mb @ 0°C to 40°C; +/- 4 mb @ -20°C to 45°C; +/- 6 mb @ -40°C to 60°C</w:delText>
        </w:r>
      </w:del>
    </w:p>
    <w:p w14:paraId="6F6DF56E" w14:textId="5C437961" w:rsidR="00E25C96" w:rsidDel="002746EF" w:rsidRDefault="00E25C96" w:rsidP="00803842">
      <w:pPr>
        <w:pStyle w:val="PlainText"/>
        <w:ind w:left="360"/>
        <w:rPr>
          <w:del w:id="1113" w:author="Pacella, Christina (DEC)" w:date="2025-04-29T12:06:00Z"/>
          <w:rFonts w:ascii="Garamond" w:eastAsia="MS Mincho" w:hAnsi="Garamond"/>
          <w:sz w:val="22"/>
          <w:szCs w:val="22"/>
        </w:rPr>
      </w:pPr>
      <w:del w:id="1114" w:author="Pacella, Christina (DEC)" w:date="2025-04-29T12:06:00Z">
        <w:r w:rsidRPr="00E87CC3" w:rsidDel="002746EF">
          <w:rPr>
            <w:rFonts w:ascii="Garamond" w:eastAsia="MS Mincho" w:hAnsi="Garamond"/>
            <w:sz w:val="22"/>
            <w:szCs w:val="22"/>
          </w:rPr>
          <w:delText>Stability: ± 0.1 mb per year</w:delText>
        </w:r>
      </w:del>
    </w:p>
    <w:p w14:paraId="686D663C" w14:textId="15E4C424" w:rsidR="00632578" w:rsidDel="002746EF" w:rsidRDefault="00632578" w:rsidP="00803842">
      <w:pPr>
        <w:pStyle w:val="PlainText"/>
        <w:ind w:left="360"/>
        <w:rPr>
          <w:del w:id="1115" w:author="Pacella, Christina (DEC)" w:date="2025-04-29T12:06:00Z"/>
          <w:rFonts w:ascii="Garamond" w:eastAsia="MS Mincho" w:hAnsi="Garamond"/>
          <w:sz w:val="22"/>
          <w:szCs w:val="22"/>
        </w:rPr>
      </w:pPr>
      <w:del w:id="1116"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47F7ED94" w14:textId="044543DE" w:rsidR="00632578" w:rsidDel="002746EF" w:rsidRDefault="00632578" w:rsidP="00803842">
      <w:pPr>
        <w:pStyle w:val="PlainText"/>
        <w:ind w:left="360"/>
        <w:rPr>
          <w:del w:id="1117" w:author="Pacella, Christina (DEC)" w:date="2025-04-29T12:06:00Z"/>
          <w:rFonts w:ascii="Garamond" w:eastAsia="MS Mincho" w:hAnsi="Garamond"/>
          <w:sz w:val="22"/>
          <w:szCs w:val="22"/>
        </w:rPr>
      </w:pPr>
    </w:p>
    <w:p w14:paraId="594D2238" w14:textId="45CC830D" w:rsidR="00022BD8" w:rsidRPr="006B300F" w:rsidDel="002746EF" w:rsidRDefault="00022BD8" w:rsidP="00022BD8">
      <w:pPr>
        <w:pStyle w:val="PlainText"/>
        <w:ind w:left="360"/>
        <w:rPr>
          <w:del w:id="1118" w:author="Pacella, Christina (DEC)" w:date="2025-04-29T12:06:00Z"/>
          <w:rFonts w:ascii="Garamond" w:eastAsia="MS Mincho" w:hAnsi="Garamond"/>
          <w:sz w:val="22"/>
          <w:szCs w:val="22"/>
        </w:rPr>
      </w:pPr>
      <w:del w:id="1119" w:author="Pacella, Christina (DEC)" w:date="2025-04-29T12:06:00Z">
        <w:r w:rsidRPr="006B300F" w:rsidDel="002746EF">
          <w:rPr>
            <w:rFonts w:ascii="Garamond" w:eastAsia="MS Mincho" w:hAnsi="Garamond"/>
            <w:sz w:val="22"/>
            <w:szCs w:val="22"/>
          </w:rPr>
          <w:delText>Parameter: Barometric Pressure</w:delText>
        </w:r>
      </w:del>
    </w:p>
    <w:p w14:paraId="7F26AC2F" w14:textId="6C303535" w:rsidR="00022BD8" w:rsidRPr="006B300F" w:rsidDel="002746EF" w:rsidRDefault="00022BD8" w:rsidP="00022BD8">
      <w:pPr>
        <w:pStyle w:val="PlainText"/>
        <w:ind w:left="360"/>
        <w:rPr>
          <w:del w:id="1120" w:author="Pacella, Christina (DEC)" w:date="2025-04-29T12:06:00Z"/>
          <w:rFonts w:ascii="Garamond" w:eastAsia="MS Mincho" w:hAnsi="Garamond"/>
          <w:sz w:val="22"/>
          <w:szCs w:val="22"/>
        </w:rPr>
      </w:pPr>
      <w:del w:id="1121" w:author="Pacella, Christina (DEC)" w:date="2025-04-29T12:06:00Z">
        <w:r w:rsidRPr="006B300F" w:rsidDel="002746EF">
          <w:rPr>
            <w:rFonts w:ascii="Garamond" w:eastAsia="MS Mincho" w:hAnsi="Garamond"/>
            <w:sz w:val="22"/>
            <w:szCs w:val="22"/>
          </w:rPr>
          <w:delText>Units: millibars (mb)</w:delText>
        </w:r>
      </w:del>
    </w:p>
    <w:p w14:paraId="09A89238" w14:textId="1EC5C37F" w:rsidR="00022BD8" w:rsidRPr="006B300F" w:rsidDel="002746EF" w:rsidRDefault="00022BD8" w:rsidP="00022BD8">
      <w:pPr>
        <w:pStyle w:val="PlainText"/>
        <w:ind w:left="360"/>
        <w:rPr>
          <w:del w:id="1122" w:author="Pacella, Christina (DEC)" w:date="2025-04-29T12:06:00Z"/>
          <w:rFonts w:ascii="Garamond" w:eastAsia="MS Mincho" w:hAnsi="Garamond"/>
          <w:sz w:val="22"/>
          <w:szCs w:val="22"/>
        </w:rPr>
      </w:pPr>
      <w:del w:id="1123" w:author="Pacella, Christina (DEC)" w:date="2025-04-29T12:06:00Z">
        <w:r w:rsidRPr="006B300F" w:rsidDel="002746EF">
          <w:rPr>
            <w:rFonts w:ascii="Garamond" w:eastAsia="MS Mincho" w:hAnsi="Garamond"/>
            <w:sz w:val="22"/>
            <w:szCs w:val="22"/>
          </w:rPr>
          <w:delText>Sensor type: Vaisala Barocap © silicon capacitive pressure sensor</w:delText>
        </w:r>
      </w:del>
    </w:p>
    <w:p w14:paraId="22FE2DA9" w14:textId="7569A642" w:rsidR="00022BD8" w:rsidRPr="006B300F" w:rsidDel="002746EF" w:rsidRDefault="00022BD8" w:rsidP="00022BD8">
      <w:pPr>
        <w:pStyle w:val="PlainText"/>
        <w:ind w:left="360"/>
        <w:rPr>
          <w:del w:id="1124" w:author="Pacella, Christina (DEC)" w:date="2025-04-29T12:06:00Z"/>
          <w:rFonts w:ascii="Garamond" w:eastAsia="MS Mincho" w:hAnsi="Garamond"/>
          <w:sz w:val="22"/>
          <w:szCs w:val="22"/>
        </w:rPr>
      </w:pPr>
      <w:del w:id="1125" w:author="Pacella, Christina (DEC)" w:date="2025-04-29T12:06:00Z">
        <w:r w:rsidRPr="006B300F" w:rsidDel="002746EF">
          <w:rPr>
            <w:rFonts w:ascii="Garamond" w:eastAsia="MS Mincho" w:hAnsi="Garamond"/>
            <w:sz w:val="22"/>
            <w:szCs w:val="22"/>
          </w:rPr>
          <w:delText>Model #: CS-10</w:delText>
        </w:r>
        <w:r w:rsidDel="002746EF">
          <w:rPr>
            <w:rFonts w:ascii="Garamond" w:eastAsia="MS Mincho" w:hAnsi="Garamond"/>
            <w:sz w:val="22"/>
            <w:szCs w:val="22"/>
          </w:rPr>
          <w:delText>6</w:delText>
        </w:r>
        <w:r w:rsidRPr="006B300F" w:rsidDel="002746EF">
          <w:rPr>
            <w:rFonts w:ascii="Garamond" w:eastAsia="MS Mincho" w:hAnsi="Garamond"/>
            <w:sz w:val="22"/>
            <w:szCs w:val="22"/>
          </w:rPr>
          <w:delText xml:space="preserve"> </w:delText>
        </w:r>
        <w:r w:rsidDel="002746EF">
          <w:rPr>
            <w:rFonts w:ascii="Garamond" w:eastAsia="MS Mincho" w:hAnsi="Garamond"/>
            <w:sz w:val="22"/>
            <w:szCs w:val="22"/>
          </w:rPr>
          <w:delText>(PTB110)</w:delText>
        </w:r>
      </w:del>
    </w:p>
    <w:p w14:paraId="0C2A7288" w14:textId="21DE3F15" w:rsidR="00022BD8" w:rsidRPr="006B300F" w:rsidDel="002746EF" w:rsidRDefault="00022BD8" w:rsidP="00022BD8">
      <w:pPr>
        <w:pStyle w:val="PlainText"/>
        <w:ind w:left="360"/>
        <w:rPr>
          <w:del w:id="1126" w:author="Pacella, Christina (DEC)" w:date="2025-04-29T12:06:00Z"/>
          <w:rFonts w:ascii="Garamond" w:eastAsia="MS Mincho" w:hAnsi="Garamond"/>
          <w:sz w:val="22"/>
          <w:szCs w:val="22"/>
        </w:rPr>
      </w:pPr>
      <w:del w:id="1127" w:author="Pacella, Christina (DEC)" w:date="2025-04-29T12:06:00Z">
        <w:r w:rsidRPr="006B300F" w:rsidDel="002746EF">
          <w:rPr>
            <w:rFonts w:ascii="Garamond" w:eastAsia="MS Mincho" w:hAnsi="Garamond"/>
            <w:sz w:val="22"/>
            <w:szCs w:val="22"/>
          </w:rPr>
          <w:delText>Operating Range:</w:delText>
        </w:r>
        <w:r w:rsidR="00FD2C83" w:rsidDel="002746EF">
          <w:rPr>
            <w:rFonts w:ascii="Garamond" w:eastAsia="MS Mincho" w:hAnsi="Garamond"/>
            <w:sz w:val="22"/>
            <w:szCs w:val="22"/>
          </w:rPr>
          <w:delText xml:space="preserve"> </w:delText>
        </w:r>
        <w:r w:rsidRPr="006B300F" w:rsidDel="002746EF">
          <w:rPr>
            <w:rFonts w:ascii="Garamond" w:eastAsia="MS Mincho" w:hAnsi="Garamond"/>
            <w:sz w:val="22"/>
            <w:szCs w:val="22"/>
          </w:rPr>
          <w:delText xml:space="preserve">Pressure: </w:delText>
        </w:r>
        <w:r w:rsidDel="002746EF">
          <w:rPr>
            <w:rFonts w:ascii="Garamond" w:eastAsia="MS Mincho" w:hAnsi="Garamond"/>
            <w:sz w:val="22"/>
            <w:szCs w:val="22"/>
          </w:rPr>
          <w:delText>5</w:delText>
        </w:r>
        <w:r w:rsidRPr="006B300F" w:rsidDel="002746EF">
          <w:rPr>
            <w:rFonts w:ascii="Garamond" w:eastAsia="MS Mincho" w:hAnsi="Garamond"/>
            <w:sz w:val="22"/>
            <w:szCs w:val="22"/>
          </w:rPr>
          <w:delText xml:space="preserve">00 to </w:delText>
        </w:r>
        <w:r w:rsidDel="002746EF">
          <w:rPr>
            <w:rFonts w:ascii="Garamond" w:eastAsia="MS Mincho" w:hAnsi="Garamond"/>
            <w:sz w:val="22"/>
            <w:szCs w:val="22"/>
          </w:rPr>
          <w:delText>1100</w:delText>
        </w:r>
        <w:r w:rsidRPr="006B300F" w:rsidDel="002746EF">
          <w:rPr>
            <w:rFonts w:ascii="Garamond" w:eastAsia="MS Mincho" w:hAnsi="Garamond"/>
            <w:sz w:val="22"/>
            <w:szCs w:val="22"/>
          </w:rPr>
          <w:delText xml:space="preserve"> mb; Temperature:  -40°C to +60°C</w:delText>
        </w:r>
      </w:del>
    </w:p>
    <w:p w14:paraId="53787F7B" w14:textId="77AF021B" w:rsidR="00022BD8" w:rsidRPr="006B300F" w:rsidDel="002746EF" w:rsidRDefault="00022BD8" w:rsidP="00022BD8">
      <w:pPr>
        <w:pStyle w:val="PlainText"/>
        <w:ind w:left="360"/>
        <w:rPr>
          <w:del w:id="1128" w:author="Pacella, Christina (DEC)" w:date="2025-04-29T12:06:00Z"/>
          <w:rFonts w:ascii="Garamond" w:eastAsia="MS Mincho" w:hAnsi="Garamond"/>
          <w:sz w:val="22"/>
          <w:szCs w:val="22"/>
        </w:rPr>
      </w:pPr>
      <w:del w:id="1129" w:author="Pacella, Christina (DEC)" w:date="2025-04-29T12:06:00Z">
        <w:r w:rsidRPr="006B300F" w:rsidDel="002746EF">
          <w:rPr>
            <w:rFonts w:ascii="Garamond" w:eastAsia="MS Mincho" w:hAnsi="Garamond"/>
            <w:sz w:val="22"/>
            <w:szCs w:val="22"/>
          </w:rPr>
          <w:delText>Humidity:  non-condensing</w:delText>
        </w:r>
      </w:del>
    </w:p>
    <w:p w14:paraId="50BF74BD" w14:textId="14001D75" w:rsidR="00022BD8" w:rsidRPr="006B300F" w:rsidDel="002746EF" w:rsidRDefault="00022BD8" w:rsidP="00022BD8">
      <w:pPr>
        <w:pStyle w:val="PlainText"/>
        <w:ind w:left="360"/>
        <w:rPr>
          <w:del w:id="1130" w:author="Pacella, Christina (DEC)" w:date="2025-04-29T12:06:00Z"/>
          <w:rFonts w:ascii="Garamond" w:eastAsia="MS Mincho" w:hAnsi="Garamond"/>
          <w:sz w:val="22"/>
          <w:szCs w:val="22"/>
        </w:rPr>
      </w:pPr>
      <w:del w:id="1131" w:author="Pacella, Christina (DEC)" w:date="2025-04-29T12:06:00Z">
        <w:r w:rsidRPr="006B300F" w:rsidDel="002746EF">
          <w:rPr>
            <w:rFonts w:ascii="Garamond" w:eastAsia="MS Mincho" w:hAnsi="Garamond"/>
            <w:sz w:val="22"/>
            <w:szCs w:val="22"/>
          </w:rPr>
          <w:delText xml:space="preserve">Accuracy: </w:delText>
        </w:r>
        <w:r w:rsidRPr="00C918DA" w:rsidDel="002746EF">
          <w:rPr>
            <w:rFonts w:ascii="Garamond" w:eastAsia="MS Mincho" w:hAnsi="Garamond"/>
            <w:sz w:val="22"/>
            <w:szCs w:val="22"/>
          </w:rPr>
          <w:delText>± 0.</w:delText>
        </w:r>
        <w:r w:rsidDel="002746EF">
          <w:rPr>
            <w:rFonts w:ascii="Garamond" w:eastAsia="MS Mincho" w:hAnsi="Garamond"/>
            <w:sz w:val="22"/>
            <w:szCs w:val="22"/>
          </w:rPr>
          <w:delText>3</w:delText>
        </w:r>
        <w:r w:rsidRPr="00C918DA" w:rsidDel="002746EF">
          <w:rPr>
            <w:rFonts w:ascii="Garamond" w:eastAsia="MS Mincho" w:hAnsi="Garamond"/>
            <w:sz w:val="22"/>
            <w:szCs w:val="22"/>
          </w:rPr>
          <w:delText xml:space="preserve"> mb at +20°C, ± </w:delText>
        </w:r>
        <w:r w:rsidDel="002746EF">
          <w:rPr>
            <w:rFonts w:ascii="Garamond" w:eastAsia="MS Mincho" w:hAnsi="Garamond"/>
            <w:sz w:val="22"/>
            <w:szCs w:val="22"/>
          </w:rPr>
          <w:delText xml:space="preserve">0.6 </w:delText>
        </w:r>
        <w:r w:rsidRPr="00C918DA" w:rsidDel="002746EF">
          <w:rPr>
            <w:rFonts w:ascii="Garamond" w:eastAsia="MS Mincho" w:hAnsi="Garamond"/>
            <w:sz w:val="22"/>
            <w:szCs w:val="22"/>
          </w:rPr>
          <w:delText xml:space="preserve">mb at 0°C to 40°C, ± </w:delText>
        </w:r>
        <w:r w:rsidDel="002746EF">
          <w:rPr>
            <w:rFonts w:ascii="Garamond" w:eastAsia="MS Mincho" w:hAnsi="Garamond"/>
            <w:sz w:val="22"/>
            <w:szCs w:val="22"/>
          </w:rPr>
          <w:delText>1</w:delText>
        </w:r>
        <w:r w:rsidRPr="00C918DA" w:rsidDel="002746EF">
          <w:rPr>
            <w:rFonts w:ascii="Garamond" w:eastAsia="MS Mincho" w:hAnsi="Garamond"/>
            <w:sz w:val="22"/>
            <w:szCs w:val="22"/>
          </w:rPr>
          <w:delText xml:space="preserve"> mb at -20°C to +45°C,</w:delText>
        </w:r>
        <w:r w:rsidDel="002746EF">
          <w:rPr>
            <w:rFonts w:ascii="Garamond" w:eastAsia="MS Mincho" w:hAnsi="Garamond"/>
            <w:sz w:val="22"/>
            <w:szCs w:val="22"/>
          </w:rPr>
          <w:delText xml:space="preserve"> </w:delText>
        </w:r>
        <w:r w:rsidRPr="00C918DA" w:rsidDel="002746EF">
          <w:rPr>
            <w:rFonts w:ascii="Garamond" w:eastAsia="MS Mincho" w:hAnsi="Garamond"/>
            <w:sz w:val="22"/>
            <w:szCs w:val="22"/>
          </w:rPr>
          <w:delText xml:space="preserve">± </w:delText>
        </w:r>
        <w:r w:rsidDel="002746EF">
          <w:rPr>
            <w:rFonts w:ascii="Garamond" w:eastAsia="MS Mincho" w:hAnsi="Garamond"/>
            <w:sz w:val="22"/>
            <w:szCs w:val="22"/>
          </w:rPr>
          <w:delText>1.5</w:delText>
        </w:r>
        <w:r w:rsidRPr="00C918DA" w:rsidDel="002746EF">
          <w:rPr>
            <w:rFonts w:ascii="Garamond" w:eastAsia="MS Mincho" w:hAnsi="Garamond"/>
            <w:sz w:val="22"/>
            <w:szCs w:val="22"/>
          </w:rPr>
          <w:delText xml:space="preserve"> mb at -40°C to +60°C</w:delText>
        </w:r>
      </w:del>
    </w:p>
    <w:p w14:paraId="5BEE5571" w14:textId="629A12E0" w:rsidR="00022BD8" w:rsidRPr="006B300F" w:rsidDel="002746EF" w:rsidRDefault="00022BD8" w:rsidP="00022BD8">
      <w:pPr>
        <w:pStyle w:val="PlainText"/>
        <w:ind w:left="360"/>
        <w:rPr>
          <w:del w:id="1132" w:author="Pacella, Christina (DEC)" w:date="2025-04-29T12:06:00Z"/>
          <w:rFonts w:ascii="Garamond" w:eastAsia="MS Mincho" w:hAnsi="Garamond"/>
          <w:sz w:val="22"/>
          <w:szCs w:val="22"/>
        </w:rPr>
      </w:pPr>
      <w:del w:id="1133" w:author="Pacella, Christina (DEC)" w:date="2025-04-29T12:06:00Z">
        <w:r w:rsidRPr="006B300F" w:rsidDel="002746EF">
          <w:rPr>
            <w:rFonts w:ascii="Garamond" w:eastAsia="MS Mincho" w:hAnsi="Garamond"/>
            <w:sz w:val="22"/>
            <w:szCs w:val="22"/>
          </w:rPr>
          <w:delText>Stability: ± 0.1 mb per year</w:delText>
        </w:r>
      </w:del>
    </w:p>
    <w:p w14:paraId="6150C7A2" w14:textId="5D843A83" w:rsidR="00022BD8" w:rsidDel="002746EF" w:rsidRDefault="00022BD8" w:rsidP="00022BD8">
      <w:pPr>
        <w:pStyle w:val="PlainText"/>
        <w:ind w:left="360"/>
        <w:rPr>
          <w:del w:id="1134" w:author="Pacella, Christina (DEC)" w:date="2025-04-29T12:06:00Z"/>
          <w:rFonts w:ascii="Garamond" w:eastAsia="MS Mincho" w:hAnsi="Garamond"/>
          <w:i/>
          <w:sz w:val="22"/>
          <w:szCs w:val="22"/>
        </w:rPr>
      </w:pPr>
      <w:del w:id="1135"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3B0B7BA0" w14:textId="34C59BD1" w:rsidR="00435C0B" w:rsidDel="002746EF" w:rsidRDefault="00435C0B" w:rsidP="00435C0B">
      <w:pPr>
        <w:pStyle w:val="PlainText"/>
        <w:ind w:left="360"/>
        <w:rPr>
          <w:del w:id="1136" w:author="Pacella, Christina (DEC)" w:date="2025-04-29T12:06:00Z"/>
          <w:rFonts w:ascii="Garamond" w:eastAsia="MS Mincho" w:hAnsi="Garamond"/>
          <w:sz w:val="22"/>
          <w:szCs w:val="22"/>
        </w:rPr>
      </w:pPr>
    </w:p>
    <w:p w14:paraId="5925DD35" w14:textId="676D15AD" w:rsidR="00435C0B" w:rsidRPr="00E87CC3" w:rsidDel="002746EF" w:rsidRDefault="00435C0B" w:rsidP="00435C0B">
      <w:pPr>
        <w:pStyle w:val="PlainText"/>
        <w:ind w:left="360"/>
        <w:rPr>
          <w:del w:id="1137" w:author="Pacella, Christina (DEC)" w:date="2025-04-29T12:06:00Z"/>
          <w:rFonts w:ascii="Garamond" w:eastAsia="MS Mincho" w:hAnsi="Garamond"/>
          <w:sz w:val="22"/>
          <w:szCs w:val="22"/>
        </w:rPr>
      </w:pPr>
      <w:del w:id="1138" w:author="Pacella, Christina (DEC)" w:date="2025-04-29T12:06:00Z">
        <w:r w:rsidRPr="00E87CC3" w:rsidDel="002746EF">
          <w:rPr>
            <w:rFonts w:ascii="Garamond" w:eastAsia="MS Mincho" w:hAnsi="Garamond"/>
            <w:sz w:val="22"/>
            <w:szCs w:val="22"/>
          </w:rPr>
          <w:delText xml:space="preserve">Parameter: Barometric </w:delText>
        </w:r>
        <w:r w:rsidDel="002746EF">
          <w:rPr>
            <w:rFonts w:ascii="Garamond" w:eastAsia="MS Mincho" w:hAnsi="Garamond"/>
            <w:sz w:val="22"/>
            <w:szCs w:val="22"/>
          </w:rPr>
          <w:delText>Pressure</w:delText>
        </w:r>
      </w:del>
    </w:p>
    <w:p w14:paraId="1CA40DF4" w14:textId="2792D9E1" w:rsidR="00435C0B" w:rsidDel="002746EF" w:rsidRDefault="00435C0B" w:rsidP="00435C0B">
      <w:pPr>
        <w:pStyle w:val="PlainText"/>
        <w:ind w:left="360"/>
        <w:rPr>
          <w:del w:id="1139" w:author="Pacella, Christina (DEC)" w:date="2025-04-29T12:06:00Z"/>
          <w:rFonts w:ascii="Garamond" w:eastAsia="MS Mincho" w:hAnsi="Garamond"/>
          <w:sz w:val="22"/>
          <w:szCs w:val="22"/>
        </w:rPr>
      </w:pPr>
      <w:del w:id="1140" w:author="Pacella, Christina (DEC)" w:date="2025-04-29T12:06:00Z">
        <w:r w:rsidDel="002746EF">
          <w:rPr>
            <w:rFonts w:ascii="Garamond" w:eastAsia="MS Mincho" w:hAnsi="Garamond"/>
            <w:sz w:val="22"/>
            <w:szCs w:val="22"/>
          </w:rPr>
          <w:delText>Units: millibars (mb)</w:delText>
        </w:r>
      </w:del>
    </w:p>
    <w:p w14:paraId="5CB7F8FE" w14:textId="47A10EAA" w:rsidR="00435C0B" w:rsidDel="002746EF" w:rsidRDefault="00435C0B" w:rsidP="00435C0B">
      <w:pPr>
        <w:pStyle w:val="PlainText"/>
        <w:ind w:left="360"/>
        <w:rPr>
          <w:del w:id="1141" w:author="Pacella, Christina (DEC)" w:date="2025-04-29T12:06:00Z"/>
          <w:rFonts w:ascii="Garamond" w:eastAsia="MS Mincho" w:hAnsi="Garamond"/>
          <w:sz w:val="22"/>
          <w:szCs w:val="22"/>
        </w:rPr>
      </w:pPr>
      <w:del w:id="1142" w:author="Pacella, Christina (DEC)" w:date="2025-04-29T12:06:00Z">
        <w:r w:rsidDel="002746EF">
          <w:rPr>
            <w:rFonts w:ascii="Garamond" w:eastAsia="MS Mincho" w:hAnsi="Garamond"/>
            <w:sz w:val="22"/>
            <w:szCs w:val="22"/>
          </w:rPr>
          <w:delText xml:space="preserve">Sensor type: digital, </w:delText>
        </w:r>
        <w:r w:rsidRPr="00E87CC3" w:rsidDel="002746EF">
          <w:rPr>
            <w:rFonts w:ascii="Garamond" w:eastAsia="MS Mincho" w:hAnsi="Garamond"/>
            <w:sz w:val="22"/>
            <w:szCs w:val="22"/>
          </w:rPr>
          <w:delText>silicon capacitive pressure sensor</w:delText>
        </w:r>
      </w:del>
    </w:p>
    <w:p w14:paraId="18D820B0" w14:textId="41598B2A" w:rsidR="00435C0B" w:rsidDel="002746EF" w:rsidRDefault="00435C0B" w:rsidP="00435C0B">
      <w:pPr>
        <w:pStyle w:val="PlainText"/>
        <w:ind w:left="360"/>
        <w:rPr>
          <w:del w:id="1143" w:author="Pacella, Christina (DEC)" w:date="2025-04-29T12:06:00Z"/>
          <w:rFonts w:ascii="Garamond" w:eastAsia="MS Mincho" w:hAnsi="Garamond"/>
          <w:sz w:val="22"/>
          <w:szCs w:val="22"/>
        </w:rPr>
      </w:pPr>
      <w:del w:id="1144" w:author="Pacella, Christina (DEC)" w:date="2025-04-29T12:06:00Z">
        <w:r w:rsidDel="002746EF">
          <w:rPr>
            <w:rFonts w:ascii="Garamond" w:eastAsia="MS Mincho" w:hAnsi="Garamond"/>
            <w:sz w:val="22"/>
            <w:szCs w:val="22"/>
          </w:rPr>
          <w:delText>Model#: BaroVUE 10</w:delText>
        </w:r>
      </w:del>
    </w:p>
    <w:p w14:paraId="366AAF71" w14:textId="4DD2C780" w:rsidR="00435C0B" w:rsidDel="002746EF" w:rsidRDefault="00435C0B" w:rsidP="00435C0B">
      <w:pPr>
        <w:pStyle w:val="PlainText"/>
        <w:ind w:left="360"/>
        <w:rPr>
          <w:del w:id="1145" w:author="Pacella, Christina (DEC)" w:date="2025-04-29T12:06:00Z"/>
          <w:rFonts w:ascii="Garamond" w:eastAsia="MS Mincho" w:hAnsi="Garamond"/>
          <w:sz w:val="22"/>
          <w:szCs w:val="22"/>
        </w:rPr>
      </w:pPr>
      <w:del w:id="1146" w:author="Pacella, Christina (DEC)" w:date="2025-04-29T12:06:00Z">
        <w:r w:rsidDel="002746EF">
          <w:rPr>
            <w:rFonts w:ascii="Garamond" w:eastAsia="MS Mincho" w:hAnsi="Garamond"/>
            <w:sz w:val="22"/>
            <w:szCs w:val="22"/>
          </w:rPr>
          <w:delText xml:space="preserve">Operating Range: Pressure: 500 to 1100 mb; temperature: </w:delText>
        </w:r>
        <w:r w:rsidRPr="00E87CC3" w:rsidDel="002746EF">
          <w:rPr>
            <w:rFonts w:ascii="Garamond" w:eastAsia="MS Mincho" w:hAnsi="Garamond"/>
            <w:sz w:val="22"/>
            <w:szCs w:val="22"/>
          </w:rPr>
          <w:delText>-40°C to +60°C</w:delText>
        </w:r>
        <w:r w:rsidDel="002746EF">
          <w:rPr>
            <w:rFonts w:ascii="Garamond" w:eastAsia="MS Mincho" w:hAnsi="Garamond"/>
            <w:sz w:val="22"/>
            <w:szCs w:val="22"/>
          </w:rPr>
          <w:delText xml:space="preserve"> </w:delText>
        </w:r>
      </w:del>
    </w:p>
    <w:p w14:paraId="35D96209" w14:textId="655C1909" w:rsidR="00435C0B" w:rsidDel="002746EF" w:rsidRDefault="00435C0B" w:rsidP="00435C0B">
      <w:pPr>
        <w:pStyle w:val="PlainText"/>
        <w:ind w:left="360"/>
        <w:rPr>
          <w:del w:id="1147" w:author="Pacella, Christina (DEC)" w:date="2025-04-29T12:06:00Z"/>
          <w:rFonts w:ascii="Garamond" w:eastAsia="MS Mincho" w:hAnsi="Garamond"/>
          <w:sz w:val="22"/>
          <w:szCs w:val="22"/>
        </w:rPr>
      </w:pPr>
      <w:del w:id="1148" w:author="Pacella, Christina (DEC)" w:date="2025-04-29T12:06:00Z">
        <w:r w:rsidDel="002746EF">
          <w:rPr>
            <w:rFonts w:ascii="Garamond" w:eastAsia="MS Mincho" w:hAnsi="Garamond"/>
            <w:sz w:val="22"/>
            <w:szCs w:val="22"/>
          </w:rPr>
          <w:delText>Humidity: non-condensing</w:delText>
        </w:r>
      </w:del>
    </w:p>
    <w:p w14:paraId="6F92C0E5" w14:textId="2BDABD50" w:rsidR="00435C0B" w:rsidDel="002746EF" w:rsidRDefault="00435C0B" w:rsidP="00435C0B">
      <w:pPr>
        <w:pStyle w:val="PlainText"/>
        <w:ind w:left="360"/>
        <w:rPr>
          <w:del w:id="1149" w:author="Pacella, Christina (DEC)" w:date="2025-04-29T12:06:00Z"/>
          <w:rFonts w:ascii="Garamond" w:eastAsia="MS Mincho" w:hAnsi="Garamond"/>
          <w:sz w:val="22"/>
          <w:szCs w:val="22"/>
        </w:rPr>
      </w:pPr>
      <w:del w:id="1150" w:author="Pacella, Christina (DEC)" w:date="2025-04-29T12:06:00Z">
        <w:r w:rsidDel="002746EF">
          <w:rPr>
            <w:rFonts w:ascii="Garamond" w:eastAsia="MS Mincho" w:hAnsi="Garamond"/>
            <w:sz w:val="22"/>
            <w:szCs w:val="22"/>
          </w:rPr>
          <w:delText>Accuracy:</w:delText>
        </w:r>
        <w:r w:rsidRPr="00FD2C83" w:rsidDel="002746EF">
          <w:delText xml:space="preserve"> </w:delText>
        </w:r>
        <w:r w:rsidRPr="00FD2C83" w:rsidDel="002746EF">
          <w:rPr>
            <w:rFonts w:ascii="Garamond" w:eastAsia="MS Mincho" w:hAnsi="Garamond"/>
            <w:sz w:val="22"/>
            <w:szCs w:val="22"/>
          </w:rPr>
          <w:delText>±0.3 hPa (at 20°C)</w:delText>
        </w:r>
        <w:r w:rsidDel="002746EF">
          <w:rPr>
            <w:rFonts w:ascii="Garamond" w:eastAsia="MS Mincho" w:hAnsi="Garamond"/>
            <w:sz w:val="22"/>
            <w:szCs w:val="22"/>
          </w:rPr>
          <w:delText xml:space="preserve">, </w:delText>
        </w:r>
        <w:r w:rsidRPr="00FD2C83" w:rsidDel="002746EF">
          <w:rPr>
            <w:rFonts w:ascii="Garamond" w:eastAsia="MS Mincho" w:hAnsi="Garamond"/>
            <w:sz w:val="22"/>
            <w:szCs w:val="22"/>
          </w:rPr>
          <w:delText>±0.5 hPa (at -40° to +60°C)</w:delText>
        </w:r>
        <w:r w:rsidRPr="00FD2C83" w:rsidDel="002746EF">
          <w:rPr>
            <w:rFonts w:ascii="Garamond" w:eastAsia="MS Mincho" w:hAnsi="Garamond"/>
            <w:sz w:val="22"/>
            <w:szCs w:val="22"/>
          </w:rPr>
          <w:cr/>
        </w:r>
        <w:r w:rsidDel="002746EF">
          <w:rPr>
            <w:rFonts w:ascii="Garamond" w:eastAsia="MS Mincho" w:hAnsi="Garamond"/>
            <w:sz w:val="22"/>
            <w:szCs w:val="22"/>
          </w:rPr>
          <w:delText>Stability:</w:delText>
        </w:r>
        <w:r w:rsidRPr="00FD2C83"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 0.1 mb per year</w:delText>
        </w:r>
      </w:del>
    </w:p>
    <w:p w14:paraId="6BFEF1EC" w14:textId="23A639DC" w:rsidR="00435C0B" w:rsidDel="002746EF" w:rsidRDefault="00435C0B" w:rsidP="00435C0B">
      <w:pPr>
        <w:pStyle w:val="PlainText"/>
        <w:ind w:left="360"/>
        <w:rPr>
          <w:del w:id="1151" w:author="Pacella, Christina (DEC)" w:date="2025-04-29T12:06:00Z"/>
          <w:rFonts w:ascii="Garamond" w:eastAsia="MS Mincho" w:hAnsi="Garamond"/>
          <w:sz w:val="22"/>
          <w:szCs w:val="22"/>
        </w:rPr>
      </w:pPr>
      <w:del w:id="1152"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78EFFC78" w14:textId="3B0678DD" w:rsidR="00CA4E7C" w:rsidRPr="00E87CC3" w:rsidDel="002746EF" w:rsidRDefault="00CA4E7C" w:rsidP="00803842">
      <w:pPr>
        <w:pStyle w:val="PlainText"/>
        <w:ind w:left="360"/>
        <w:rPr>
          <w:del w:id="1153" w:author="Pacella, Christina (DEC)" w:date="2025-04-29T12:06:00Z"/>
          <w:rFonts w:ascii="Garamond" w:eastAsia="MS Mincho" w:hAnsi="Garamond"/>
          <w:sz w:val="22"/>
          <w:szCs w:val="22"/>
        </w:rPr>
      </w:pPr>
    </w:p>
    <w:p w14:paraId="0D62222E" w14:textId="71E9984C" w:rsidR="00236330" w:rsidRPr="00E87CC3" w:rsidDel="002746EF" w:rsidRDefault="00236330" w:rsidP="00DA0087">
      <w:pPr>
        <w:pStyle w:val="PlainText"/>
        <w:ind w:left="360"/>
        <w:rPr>
          <w:del w:id="1154" w:author="Pacella, Christina (DEC)" w:date="2025-04-29T12:06:00Z"/>
          <w:rFonts w:ascii="Garamond" w:eastAsia="MS Mincho" w:hAnsi="Garamond"/>
          <w:sz w:val="22"/>
          <w:szCs w:val="22"/>
        </w:rPr>
      </w:pPr>
      <w:del w:id="1155" w:author="Pacella, Christina (DEC)" w:date="2025-04-29T12:06:00Z">
        <w:r w:rsidRPr="00E87CC3" w:rsidDel="002746EF">
          <w:rPr>
            <w:rFonts w:ascii="Garamond" w:eastAsia="MS Mincho" w:hAnsi="Garamond"/>
            <w:sz w:val="22"/>
            <w:szCs w:val="22"/>
          </w:rPr>
          <w:delText>Parameter: Wind speed</w:delText>
        </w:r>
      </w:del>
    </w:p>
    <w:p w14:paraId="08C60945" w14:textId="5C5805E5" w:rsidR="00236330" w:rsidRPr="00E87CC3" w:rsidDel="002746EF" w:rsidRDefault="00236330" w:rsidP="00DA0087">
      <w:pPr>
        <w:pStyle w:val="PlainText"/>
        <w:ind w:left="360"/>
        <w:rPr>
          <w:del w:id="1156" w:author="Pacella, Christina (DEC)" w:date="2025-04-29T12:06:00Z"/>
          <w:rFonts w:ascii="Garamond" w:eastAsia="MS Mincho" w:hAnsi="Garamond"/>
          <w:sz w:val="22"/>
          <w:szCs w:val="22"/>
        </w:rPr>
      </w:pPr>
      <w:del w:id="1157" w:author="Pacella, Christina (DEC)" w:date="2025-04-29T12:06:00Z">
        <w:r w:rsidRPr="00E87CC3" w:rsidDel="002746EF">
          <w:rPr>
            <w:rFonts w:ascii="Garamond" w:eastAsia="MS Mincho" w:hAnsi="Garamond"/>
            <w:sz w:val="22"/>
            <w:szCs w:val="22"/>
          </w:rPr>
          <w:delText>Units: meter per second (m/s)</w:delText>
        </w:r>
      </w:del>
    </w:p>
    <w:p w14:paraId="305E4547" w14:textId="367BCCC1" w:rsidR="00236330" w:rsidRPr="00E87CC3" w:rsidDel="002746EF" w:rsidRDefault="00236330" w:rsidP="00DA0087">
      <w:pPr>
        <w:pStyle w:val="PlainText"/>
        <w:ind w:left="360"/>
        <w:rPr>
          <w:del w:id="1158" w:author="Pacella, Christina (DEC)" w:date="2025-04-29T12:06:00Z"/>
          <w:rFonts w:ascii="Garamond" w:eastAsia="MS Mincho" w:hAnsi="Garamond"/>
          <w:sz w:val="22"/>
          <w:szCs w:val="22"/>
        </w:rPr>
      </w:pPr>
      <w:del w:id="1159" w:author="Pacella, Christina (DEC)" w:date="2025-04-29T12:06:00Z">
        <w:r w:rsidRPr="00E87CC3" w:rsidDel="002746EF">
          <w:rPr>
            <w:rFonts w:ascii="Garamond" w:eastAsia="MS Mincho" w:hAnsi="Garamond"/>
            <w:sz w:val="22"/>
            <w:szCs w:val="22"/>
          </w:rPr>
          <w:delText>Sensor type: 18 cm diameter 4-blade helicoids propeller molded of polypropylene</w:delText>
        </w:r>
      </w:del>
    </w:p>
    <w:p w14:paraId="2B948AE3" w14:textId="0EC12FED" w:rsidR="00236330" w:rsidRPr="00E87CC3" w:rsidDel="002746EF" w:rsidRDefault="00236330" w:rsidP="00DA0087">
      <w:pPr>
        <w:pStyle w:val="PlainText"/>
        <w:ind w:left="360"/>
        <w:rPr>
          <w:del w:id="1160" w:author="Pacella, Christina (DEC)" w:date="2025-04-29T12:06:00Z"/>
          <w:rFonts w:ascii="Garamond" w:eastAsia="MS Mincho" w:hAnsi="Garamond"/>
          <w:sz w:val="22"/>
          <w:szCs w:val="22"/>
        </w:rPr>
      </w:pPr>
      <w:del w:id="1161" w:author="Pacella, Christina (DEC)" w:date="2025-04-29T12:06:00Z">
        <w:r w:rsidRPr="00E87CC3" w:rsidDel="002746EF">
          <w:rPr>
            <w:rFonts w:ascii="Garamond" w:eastAsia="MS Mincho" w:hAnsi="Garamond"/>
            <w:sz w:val="22"/>
            <w:szCs w:val="22"/>
          </w:rPr>
          <w:delText>Model #: R.M. Young 05103 Wind Monitor</w:delText>
        </w:r>
      </w:del>
    </w:p>
    <w:p w14:paraId="7CA0F4FC" w14:textId="53F61EC6" w:rsidR="00236330" w:rsidRPr="00E87CC3" w:rsidDel="002746EF" w:rsidRDefault="00236330" w:rsidP="00DA0087">
      <w:pPr>
        <w:pStyle w:val="PlainText"/>
        <w:ind w:left="360"/>
        <w:rPr>
          <w:del w:id="1162" w:author="Pacella, Christina (DEC)" w:date="2025-04-29T12:06:00Z"/>
          <w:rFonts w:ascii="Garamond" w:eastAsia="MS Mincho" w:hAnsi="Garamond"/>
          <w:sz w:val="22"/>
          <w:szCs w:val="22"/>
        </w:rPr>
      </w:pPr>
      <w:del w:id="1163" w:author="Pacella, Christina (DEC)" w:date="2025-04-29T12:06:00Z">
        <w:r w:rsidRPr="00E87CC3" w:rsidDel="002746EF">
          <w:rPr>
            <w:rFonts w:ascii="Garamond" w:eastAsia="MS Mincho" w:hAnsi="Garamond"/>
            <w:sz w:val="22"/>
            <w:szCs w:val="22"/>
          </w:rPr>
          <w:delText>Range:  0</w:delText>
        </w:r>
        <w:r w:rsidR="00435C0B"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w:delText>
        </w:r>
        <w:r w:rsidR="00435C0B" w:rsidDel="002746EF">
          <w:rPr>
            <w:rFonts w:ascii="Garamond" w:eastAsia="MS Mincho" w:hAnsi="Garamond"/>
            <w:sz w:val="22"/>
            <w:szCs w:val="22"/>
          </w:rPr>
          <w:delText xml:space="preserve"> 100</w:delText>
        </w:r>
        <w:r w:rsidR="00435C0B" w:rsidRPr="00E87CC3"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m/s (</w:delText>
        </w:r>
        <w:r w:rsidR="00435C0B" w:rsidDel="002746EF">
          <w:rPr>
            <w:rFonts w:ascii="Garamond" w:eastAsia="MS Mincho" w:hAnsi="Garamond"/>
            <w:sz w:val="22"/>
            <w:szCs w:val="22"/>
          </w:rPr>
          <w:delText>224</w:delText>
        </w:r>
        <w:r w:rsidR="00435C0B" w:rsidRPr="00E87CC3"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mph)</w:delText>
        </w:r>
      </w:del>
    </w:p>
    <w:p w14:paraId="45E37589" w14:textId="5E7060E9" w:rsidR="00236330" w:rsidDel="002746EF" w:rsidRDefault="00236330" w:rsidP="00DA0087">
      <w:pPr>
        <w:pStyle w:val="PlainText"/>
        <w:ind w:left="360"/>
        <w:rPr>
          <w:del w:id="1164" w:author="Pacella, Christina (DEC)" w:date="2025-04-29T12:06:00Z"/>
          <w:rFonts w:ascii="Garamond" w:eastAsia="MS Mincho" w:hAnsi="Garamond"/>
          <w:sz w:val="22"/>
          <w:szCs w:val="22"/>
        </w:rPr>
      </w:pPr>
      <w:del w:id="1165" w:author="Pacella, Christina (DEC)" w:date="2025-04-29T12:06:00Z">
        <w:r w:rsidRPr="00E87CC3" w:rsidDel="002746EF">
          <w:rPr>
            <w:rFonts w:ascii="Garamond" w:eastAsia="MS Mincho" w:hAnsi="Garamond"/>
            <w:sz w:val="22"/>
            <w:szCs w:val="22"/>
          </w:rPr>
          <w:delText xml:space="preserve">Accuracy: </w:delText>
        </w:r>
        <w:r w:rsidR="00D17D6C" w:rsidRPr="006B300F"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0.3 m/s</w:delText>
        </w:r>
        <w:r w:rsidR="00206BE6" w:rsidDel="002746EF">
          <w:rPr>
            <w:rFonts w:ascii="Garamond" w:eastAsia="MS Mincho" w:hAnsi="Garamond"/>
            <w:sz w:val="22"/>
            <w:szCs w:val="22"/>
          </w:rPr>
          <w:delText xml:space="preserve"> or 1% of reading</w:delText>
        </w:r>
      </w:del>
    </w:p>
    <w:p w14:paraId="0F1FE300" w14:textId="4F14A193" w:rsidR="00435C0B" w:rsidRPr="00E87CC3" w:rsidDel="002746EF" w:rsidRDefault="00435C0B" w:rsidP="00435C0B">
      <w:pPr>
        <w:pStyle w:val="PlainText"/>
        <w:ind w:left="360"/>
        <w:rPr>
          <w:del w:id="1166" w:author="Pacella, Christina (DEC)" w:date="2025-04-29T12:06:00Z"/>
          <w:rFonts w:ascii="Garamond" w:eastAsia="MS Mincho" w:hAnsi="Garamond"/>
          <w:sz w:val="22"/>
          <w:szCs w:val="22"/>
        </w:rPr>
      </w:pPr>
      <w:bookmarkStart w:id="1167" w:name="_Hlk189734250"/>
      <w:del w:id="1168" w:author="Pacella, Christina (DEC)" w:date="2025-04-29T12:06:00Z">
        <w:r w:rsidDel="002746EF">
          <w:rPr>
            <w:rFonts w:ascii="Garamond" w:eastAsia="MS Mincho" w:hAnsi="Garamond"/>
            <w:sz w:val="22"/>
            <w:szCs w:val="22"/>
          </w:rPr>
          <w:delText>Multiplier: 0.0980</w:delText>
        </w:r>
      </w:del>
    </w:p>
    <w:bookmarkEnd w:id="1167"/>
    <w:p w14:paraId="4220EAB3" w14:textId="4D1DE560" w:rsidR="00236330" w:rsidRPr="00E87CC3" w:rsidDel="002746EF" w:rsidRDefault="00632578" w:rsidP="00DA0087">
      <w:pPr>
        <w:pStyle w:val="PlainText"/>
        <w:ind w:left="360"/>
        <w:rPr>
          <w:del w:id="1169" w:author="Pacella, Christina (DEC)" w:date="2025-04-29T12:06:00Z"/>
          <w:rFonts w:ascii="Garamond" w:eastAsia="MS Mincho" w:hAnsi="Garamond"/>
          <w:sz w:val="22"/>
          <w:szCs w:val="22"/>
        </w:rPr>
      </w:pPr>
      <w:del w:id="1170"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3266A530" w14:textId="0EF571C3" w:rsidR="00234B1D" w:rsidDel="002746EF" w:rsidRDefault="00234B1D" w:rsidP="00DA0087">
      <w:pPr>
        <w:pStyle w:val="PlainText"/>
        <w:ind w:left="360"/>
        <w:rPr>
          <w:del w:id="1171" w:author="Pacella, Christina (DEC)" w:date="2025-04-29T12:06:00Z"/>
          <w:rFonts w:ascii="Garamond" w:eastAsia="MS Mincho" w:hAnsi="Garamond"/>
          <w:sz w:val="22"/>
          <w:szCs w:val="22"/>
        </w:rPr>
      </w:pPr>
    </w:p>
    <w:p w14:paraId="2D0C518D" w14:textId="77EB22A6" w:rsidR="00236330" w:rsidRPr="00E87CC3" w:rsidDel="002746EF" w:rsidRDefault="00236330" w:rsidP="00DA0087">
      <w:pPr>
        <w:pStyle w:val="PlainText"/>
        <w:ind w:left="360"/>
        <w:rPr>
          <w:del w:id="1172" w:author="Pacella, Christina (DEC)" w:date="2025-04-29T12:06:00Z"/>
          <w:rFonts w:ascii="Garamond" w:eastAsia="MS Mincho" w:hAnsi="Garamond"/>
          <w:sz w:val="22"/>
          <w:szCs w:val="22"/>
        </w:rPr>
      </w:pPr>
      <w:del w:id="1173" w:author="Pacella, Christina (DEC)" w:date="2025-04-29T12:06:00Z">
        <w:r w:rsidRPr="00E87CC3" w:rsidDel="002746EF">
          <w:rPr>
            <w:rFonts w:ascii="Garamond" w:eastAsia="MS Mincho" w:hAnsi="Garamond"/>
            <w:sz w:val="22"/>
            <w:szCs w:val="22"/>
          </w:rPr>
          <w:delText>Parameter: Wind direction</w:delText>
        </w:r>
      </w:del>
    </w:p>
    <w:p w14:paraId="4CA15E8C" w14:textId="3627CFF9" w:rsidR="00236330" w:rsidRPr="00E87CC3" w:rsidDel="002746EF" w:rsidRDefault="00236330" w:rsidP="00DA0087">
      <w:pPr>
        <w:pStyle w:val="PlainText"/>
        <w:ind w:left="360"/>
        <w:rPr>
          <w:del w:id="1174" w:author="Pacella, Christina (DEC)" w:date="2025-04-29T12:06:00Z"/>
          <w:rFonts w:ascii="Garamond" w:eastAsia="MS Mincho" w:hAnsi="Garamond"/>
          <w:sz w:val="22"/>
          <w:szCs w:val="22"/>
        </w:rPr>
      </w:pPr>
      <w:del w:id="1175" w:author="Pacella, Christina (DEC)" w:date="2025-04-29T12:06:00Z">
        <w:r w:rsidRPr="00E87CC3" w:rsidDel="002746EF">
          <w:rPr>
            <w:rFonts w:ascii="Garamond" w:eastAsia="MS Mincho" w:hAnsi="Garamond"/>
            <w:sz w:val="22"/>
            <w:szCs w:val="22"/>
          </w:rPr>
          <w:delText>Units: degrees</w:delText>
        </w:r>
      </w:del>
    </w:p>
    <w:p w14:paraId="1A88CBD2" w14:textId="46F5B18D" w:rsidR="00B1437B" w:rsidDel="002746EF" w:rsidRDefault="00B1437B" w:rsidP="00B1437B">
      <w:pPr>
        <w:pStyle w:val="PlainText"/>
        <w:ind w:left="360"/>
        <w:rPr>
          <w:del w:id="1176" w:author="Pacella, Christina (DEC)" w:date="2025-04-29T12:06:00Z"/>
          <w:rFonts w:ascii="Garamond" w:eastAsia="MS Mincho" w:hAnsi="Garamond"/>
          <w:sz w:val="22"/>
          <w:szCs w:val="22"/>
        </w:rPr>
      </w:pPr>
      <w:del w:id="1177" w:author="Pacella, Christina (DEC)" w:date="2025-04-29T12:06:00Z">
        <w:r w:rsidDel="002746EF">
          <w:rPr>
            <w:rFonts w:ascii="Garamond" w:eastAsia="MS Mincho" w:hAnsi="Garamond"/>
            <w:sz w:val="22"/>
            <w:szCs w:val="22"/>
          </w:rPr>
          <w:delText>Model #: R. M. Young 5103 Wind Monitor</w:delText>
        </w:r>
      </w:del>
    </w:p>
    <w:p w14:paraId="65B4EFE8" w14:textId="2B35BFE0" w:rsidR="00D1458B" w:rsidDel="002746EF" w:rsidRDefault="00236330" w:rsidP="00DA0087">
      <w:pPr>
        <w:pStyle w:val="PlainText"/>
        <w:ind w:left="360"/>
        <w:rPr>
          <w:del w:id="1178" w:author="Pacella, Christina (DEC)" w:date="2025-04-29T12:06:00Z"/>
          <w:rFonts w:ascii="Garamond" w:eastAsia="MS Mincho" w:hAnsi="Garamond"/>
          <w:sz w:val="22"/>
          <w:szCs w:val="22"/>
        </w:rPr>
      </w:pPr>
      <w:del w:id="1179" w:author="Pacella, Christina (DEC)" w:date="2025-04-29T12:06:00Z">
        <w:r w:rsidRPr="00E87CC3" w:rsidDel="002746EF">
          <w:rPr>
            <w:rFonts w:ascii="Garamond" w:eastAsia="MS Mincho" w:hAnsi="Garamond"/>
            <w:sz w:val="22"/>
            <w:szCs w:val="22"/>
          </w:rPr>
          <w:delText>Sensor type: balanced vane, 38 cm turning radius</w:delText>
        </w:r>
      </w:del>
    </w:p>
    <w:p w14:paraId="0ED07FC3" w14:textId="7713334D" w:rsidR="00B1437B" w:rsidDel="002746EF" w:rsidRDefault="00B1437B" w:rsidP="00B1437B">
      <w:pPr>
        <w:pStyle w:val="PlainText"/>
        <w:ind w:left="360"/>
        <w:rPr>
          <w:del w:id="1180" w:author="Pacella, Christina (DEC)" w:date="2025-04-29T12:06:00Z"/>
          <w:rFonts w:ascii="Garamond" w:eastAsia="MS Mincho" w:hAnsi="Garamond"/>
          <w:sz w:val="22"/>
          <w:szCs w:val="22"/>
        </w:rPr>
      </w:pPr>
      <w:del w:id="1181" w:author="Pacella, Christina (DEC)" w:date="2025-04-29T12:06:00Z">
        <w:r w:rsidDel="002746EF">
          <w:rPr>
            <w:rFonts w:ascii="Garamond" w:eastAsia="MS Mincho" w:hAnsi="Garamond"/>
            <w:sz w:val="22"/>
            <w:szCs w:val="22"/>
          </w:rPr>
          <w:delText>Range: 360° mechanical, 355° electrical</w:delText>
        </w:r>
      </w:del>
    </w:p>
    <w:p w14:paraId="6FC223C5" w14:textId="3DE0FFF3" w:rsidR="00B1437B" w:rsidDel="002746EF" w:rsidRDefault="00B1437B" w:rsidP="00B1437B">
      <w:pPr>
        <w:pStyle w:val="PlainText"/>
        <w:ind w:left="360"/>
        <w:rPr>
          <w:del w:id="1182" w:author="Pacella, Christina (DEC)" w:date="2025-04-29T12:06:00Z"/>
          <w:rFonts w:ascii="Garamond" w:hAnsi="Garamond"/>
          <w:sz w:val="22"/>
          <w:szCs w:val="22"/>
        </w:rPr>
      </w:pPr>
      <w:del w:id="1183" w:author="Pacella, Christina (DEC)" w:date="2025-04-29T12:06:00Z">
        <w:r w:rsidDel="002746EF">
          <w:rPr>
            <w:rFonts w:ascii="Garamond" w:eastAsia="MS Mincho" w:hAnsi="Garamond"/>
            <w:sz w:val="22"/>
            <w:szCs w:val="22"/>
          </w:rPr>
          <w:delText xml:space="preserve">Accuracy: </w:delText>
        </w:r>
        <w:r w:rsidRPr="006B300F" w:rsidDel="002746EF">
          <w:rPr>
            <w:rFonts w:ascii="Garamond" w:eastAsia="MS Mincho" w:hAnsi="Garamond"/>
            <w:sz w:val="22"/>
            <w:szCs w:val="22"/>
          </w:rPr>
          <w:delText>±</w:delText>
        </w:r>
        <w:r w:rsidDel="002746EF">
          <w:rPr>
            <w:rFonts w:ascii="Garamond" w:eastAsia="MS Mincho" w:hAnsi="Garamond"/>
            <w:sz w:val="22"/>
            <w:szCs w:val="22"/>
          </w:rPr>
          <w:delText xml:space="preserve"> 3 degrees</w:delText>
        </w:r>
      </w:del>
    </w:p>
    <w:p w14:paraId="69648952" w14:textId="7F5EFE74" w:rsidR="00632578" w:rsidRPr="00E87CC3" w:rsidDel="002746EF" w:rsidRDefault="00632578" w:rsidP="00DA0087">
      <w:pPr>
        <w:pStyle w:val="PlainText"/>
        <w:ind w:left="360"/>
        <w:rPr>
          <w:del w:id="1184" w:author="Pacella, Christina (DEC)" w:date="2025-04-29T12:06:00Z"/>
          <w:rFonts w:ascii="Garamond" w:eastAsia="MS Mincho" w:hAnsi="Garamond"/>
          <w:sz w:val="22"/>
          <w:szCs w:val="22"/>
        </w:rPr>
      </w:pPr>
      <w:del w:id="1185"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50F4FA29" w14:textId="7A549994" w:rsidR="00236330" w:rsidDel="002746EF" w:rsidRDefault="00236330" w:rsidP="00DA0087">
      <w:pPr>
        <w:ind w:left="360"/>
        <w:rPr>
          <w:del w:id="1186" w:author="Pacella, Christina (DEC)" w:date="2025-04-29T12:06:00Z"/>
          <w:rFonts w:ascii="Garamond" w:eastAsia="MS Mincho" w:hAnsi="Garamond"/>
          <w:b/>
          <w:bCs/>
          <w:sz w:val="22"/>
          <w:szCs w:val="22"/>
        </w:rPr>
      </w:pPr>
    </w:p>
    <w:p w14:paraId="0626AF7B" w14:textId="5813F552" w:rsidR="00B1437B" w:rsidDel="002746EF" w:rsidRDefault="00B1437B" w:rsidP="00B1437B">
      <w:pPr>
        <w:pStyle w:val="PlainText"/>
        <w:ind w:left="360"/>
        <w:rPr>
          <w:del w:id="1187" w:author="Pacella, Christina (DEC)" w:date="2025-04-29T12:06:00Z"/>
          <w:rFonts w:ascii="Garamond" w:eastAsia="MS Mincho" w:hAnsi="Garamond"/>
          <w:sz w:val="22"/>
          <w:szCs w:val="22"/>
        </w:rPr>
      </w:pPr>
      <w:del w:id="1188" w:author="Pacella, Christina (DEC)" w:date="2025-04-29T12:06:00Z">
        <w:r w:rsidDel="002746EF">
          <w:rPr>
            <w:rFonts w:ascii="Garamond" w:eastAsia="MS Mincho" w:hAnsi="Garamond"/>
            <w:sz w:val="22"/>
            <w:szCs w:val="22"/>
          </w:rPr>
          <w:delText>Parameter: Wind Speed</w:delText>
        </w:r>
      </w:del>
    </w:p>
    <w:p w14:paraId="1526C486" w14:textId="61467525" w:rsidR="00B1437B" w:rsidDel="002746EF" w:rsidRDefault="00B1437B" w:rsidP="00B1437B">
      <w:pPr>
        <w:pStyle w:val="PlainText"/>
        <w:ind w:left="360"/>
        <w:rPr>
          <w:del w:id="1189" w:author="Pacella, Christina (DEC)" w:date="2025-04-29T12:06:00Z"/>
          <w:rFonts w:ascii="Garamond" w:eastAsia="MS Mincho" w:hAnsi="Garamond"/>
          <w:sz w:val="22"/>
          <w:szCs w:val="22"/>
        </w:rPr>
      </w:pPr>
      <w:del w:id="1190" w:author="Pacella, Christina (DEC)" w:date="2025-04-29T12:06:00Z">
        <w:r w:rsidDel="002746EF">
          <w:rPr>
            <w:rFonts w:ascii="Garamond" w:eastAsia="MS Mincho" w:hAnsi="Garamond"/>
            <w:sz w:val="22"/>
            <w:szCs w:val="22"/>
          </w:rPr>
          <w:delText>Units: meter per second (m/s)</w:delText>
        </w:r>
      </w:del>
    </w:p>
    <w:p w14:paraId="0B4DFD0F" w14:textId="5D0C7797" w:rsidR="00B1437B" w:rsidDel="002746EF" w:rsidRDefault="00B1437B" w:rsidP="00B1437B">
      <w:pPr>
        <w:pStyle w:val="PlainText"/>
        <w:ind w:left="360"/>
        <w:rPr>
          <w:del w:id="1191" w:author="Pacella, Christina (DEC)" w:date="2025-04-29T12:06:00Z"/>
          <w:rFonts w:ascii="Garamond" w:eastAsia="MS Mincho" w:hAnsi="Garamond"/>
          <w:sz w:val="22"/>
          <w:szCs w:val="22"/>
        </w:rPr>
      </w:pPr>
      <w:del w:id="1192" w:author="Pacella, Christina (DEC)" w:date="2025-04-29T12:06:00Z">
        <w:r w:rsidDel="002746EF">
          <w:rPr>
            <w:rFonts w:ascii="Garamond" w:eastAsia="MS Mincho" w:hAnsi="Garamond"/>
            <w:sz w:val="22"/>
            <w:szCs w:val="22"/>
          </w:rPr>
          <w:delText>Model #: R.M. Young 5106 Wind Monitor</w:delText>
        </w:r>
      </w:del>
    </w:p>
    <w:p w14:paraId="49F1DAA7" w14:textId="05E5F8A6" w:rsidR="00B1437B" w:rsidRPr="00E87CC3" w:rsidDel="002746EF" w:rsidRDefault="00B1437B" w:rsidP="00B1437B">
      <w:pPr>
        <w:pStyle w:val="PlainText"/>
        <w:ind w:left="360"/>
        <w:rPr>
          <w:del w:id="1193" w:author="Pacella, Christina (DEC)" w:date="2025-04-29T12:06:00Z"/>
          <w:rFonts w:ascii="Garamond" w:eastAsia="MS Mincho" w:hAnsi="Garamond"/>
          <w:sz w:val="22"/>
          <w:szCs w:val="22"/>
        </w:rPr>
      </w:pPr>
      <w:del w:id="1194" w:author="Pacella, Christina (DEC)" w:date="2025-04-29T12:06:00Z">
        <w:r w:rsidRPr="00E87CC3" w:rsidDel="002746EF">
          <w:rPr>
            <w:rFonts w:ascii="Garamond" w:eastAsia="MS Mincho" w:hAnsi="Garamond"/>
            <w:sz w:val="22"/>
            <w:szCs w:val="22"/>
          </w:rPr>
          <w:delText>Range:  0</w:delText>
        </w:r>
        <w:r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w:delText>
        </w:r>
        <w:r w:rsidDel="002746EF">
          <w:rPr>
            <w:rFonts w:ascii="Garamond" w:eastAsia="MS Mincho" w:hAnsi="Garamond"/>
            <w:sz w:val="22"/>
            <w:szCs w:val="22"/>
          </w:rPr>
          <w:delText xml:space="preserve"> 10</w:delText>
        </w:r>
        <w:r w:rsidRPr="00E87CC3" w:rsidDel="002746EF">
          <w:rPr>
            <w:rFonts w:ascii="Garamond" w:eastAsia="MS Mincho" w:hAnsi="Garamond"/>
            <w:sz w:val="22"/>
            <w:szCs w:val="22"/>
          </w:rPr>
          <w:delText>0 m/s (</w:delText>
        </w:r>
        <w:r w:rsidDel="002746EF">
          <w:rPr>
            <w:rFonts w:ascii="Garamond" w:eastAsia="MS Mincho" w:hAnsi="Garamond"/>
            <w:sz w:val="22"/>
            <w:szCs w:val="22"/>
          </w:rPr>
          <w:delText>224</w:delText>
        </w:r>
        <w:r w:rsidRPr="00E87CC3" w:rsidDel="002746EF">
          <w:rPr>
            <w:rFonts w:ascii="Garamond" w:eastAsia="MS Mincho" w:hAnsi="Garamond"/>
            <w:sz w:val="22"/>
            <w:szCs w:val="22"/>
          </w:rPr>
          <w:delText xml:space="preserve"> mph)</w:delText>
        </w:r>
      </w:del>
    </w:p>
    <w:p w14:paraId="5E5E06F7" w14:textId="477F063E" w:rsidR="00B1437B" w:rsidDel="002746EF" w:rsidRDefault="00B1437B" w:rsidP="00B1437B">
      <w:pPr>
        <w:pStyle w:val="PlainText"/>
        <w:ind w:left="360"/>
        <w:rPr>
          <w:del w:id="1195" w:author="Pacella, Christina (DEC)" w:date="2025-04-29T12:06:00Z"/>
          <w:rFonts w:ascii="Garamond" w:eastAsia="MS Mincho" w:hAnsi="Garamond"/>
          <w:sz w:val="22"/>
          <w:szCs w:val="22"/>
        </w:rPr>
      </w:pPr>
      <w:del w:id="1196" w:author="Pacella, Christina (DEC)" w:date="2025-04-29T12:06:00Z">
        <w:r w:rsidRPr="00E87CC3" w:rsidDel="002746EF">
          <w:rPr>
            <w:rFonts w:ascii="Garamond" w:eastAsia="MS Mincho" w:hAnsi="Garamond"/>
            <w:sz w:val="22"/>
            <w:szCs w:val="22"/>
          </w:rPr>
          <w:delText xml:space="preserve">Accuracy: </w:delText>
        </w:r>
        <w:r w:rsidRPr="006B300F"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0.3 m/s</w:delText>
        </w:r>
        <w:r w:rsidDel="002746EF">
          <w:rPr>
            <w:rFonts w:ascii="Garamond" w:eastAsia="MS Mincho" w:hAnsi="Garamond"/>
            <w:sz w:val="22"/>
            <w:szCs w:val="22"/>
          </w:rPr>
          <w:delText xml:space="preserve"> or 1% or reading</w:delText>
        </w:r>
      </w:del>
    </w:p>
    <w:p w14:paraId="583E2AD0" w14:textId="207C41E4" w:rsidR="00B1437B" w:rsidRPr="00E87CC3" w:rsidDel="002746EF" w:rsidRDefault="00B1437B" w:rsidP="00B1437B">
      <w:pPr>
        <w:pStyle w:val="PlainText"/>
        <w:ind w:left="360"/>
        <w:rPr>
          <w:del w:id="1197" w:author="Pacella, Christina (DEC)" w:date="2025-04-29T12:06:00Z"/>
          <w:rFonts w:ascii="Garamond" w:eastAsia="MS Mincho" w:hAnsi="Garamond"/>
          <w:sz w:val="22"/>
          <w:szCs w:val="22"/>
        </w:rPr>
      </w:pPr>
      <w:del w:id="1198" w:author="Pacella, Christina (DEC)" w:date="2025-04-29T12:06:00Z">
        <w:r w:rsidDel="002746EF">
          <w:rPr>
            <w:rFonts w:ascii="Garamond" w:eastAsia="MS Mincho" w:hAnsi="Garamond"/>
            <w:sz w:val="22"/>
            <w:szCs w:val="22"/>
          </w:rPr>
          <w:delText>Multiplier: 0.0980</w:delText>
        </w:r>
      </w:del>
    </w:p>
    <w:p w14:paraId="63FD5BC8" w14:textId="0FA838EF" w:rsidR="00B1437B" w:rsidRPr="00E87CC3" w:rsidDel="002746EF" w:rsidRDefault="00B1437B" w:rsidP="00B1437B">
      <w:pPr>
        <w:pStyle w:val="PlainText"/>
        <w:ind w:left="360"/>
        <w:rPr>
          <w:del w:id="1199" w:author="Pacella, Christina (DEC)" w:date="2025-04-29T12:06:00Z"/>
          <w:rFonts w:ascii="Garamond" w:eastAsia="MS Mincho" w:hAnsi="Garamond"/>
          <w:sz w:val="22"/>
          <w:szCs w:val="22"/>
        </w:rPr>
      </w:pPr>
      <w:del w:id="1200"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49122A01" w14:textId="439CD82E" w:rsidR="00B1437B" w:rsidDel="002746EF" w:rsidRDefault="00B1437B" w:rsidP="00B1437B">
      <w:pPr>
        <w:pStyle w:val="PlainText"/>
        <w:ind w:left="360"/>
        <w:rPr>
          <w:del w:id="1201" w:author="Pacella, Christina (DEC)" w:date="2025-04-29T12:06:00Z"/>
          <w:rFonts w:ascii="Garamond" w:eastAsia="MS Mincho" w:hAnsi="Garamond"/>
          <w:sz w:val="22"/>
          <w:szCs w:val="22"/>
        </w:rPr>
      </w:pPr>
    </w:p>
    <w:p w14:paraId="58E24FC3" w14:textId="67F49E58" w:rsidR="00B1437B" w:rsidRPr="00E87CC3" w:rsidDel="002746EF" w:rsidRDefault="00B1437B" w:rsidP="00B1437B">
      <w:pPr>
        <w:pStyle w:val="PlainText"/>
        <w:ind w:left="360"/>
        <w:rPr>
          <w:del w:id="1202" w:author="Pacella, Christina (DEC)" w:date="2025-04-29T12:06:00Z"/>
          <w:rFonts w:ascii="Garamond" w:eastAsia="MS Mincho" w:hAnsi="Garamond"/>
          <w:sz w:val="22"/>
          <w:szCs w:val="22"/>
        </w:rPr>
      </w:pPr>
      <w:del w:id="1203" w:author="Pacella, Christina (DEC)" w:date="2025-04-29T12:06:00Z">
        <w:r w:rsidRPr="00E87CC3" w:rsidDel="002746EF">
          <w:rPr>
            <w:rFonts w:ascii="Garamond" w:eastAsia="MS Mincho" w:hAnsi="Garamond"/>
            <w:sz w:val="22"/>
            <w:szCs w:val="22"/>
          </w:rPr>
          <w:delText>Parameter: Wind direction</w:delText>
        </w:r>
      </w:del>
    </w:p>
    <w:p w14:paraId="7D1ADF27" w14:textId="6B9E9F01" w:rsidR="00B1437B" w:rsidRPr="00E87CC3" w:rsidDel="002746EF" w:rsidRDefault="00B1437B" w:rsidP="00B1437B">
      <w:pPr>
        <w:pStyle w:val="PlainText"/>
        <w:ind w:left="360"/>
        <w:rPr>
          <w:del w:id="1204" w:author="Pacella, Christina (DEC)" w:date="2025-04-29T12:06:00Z"/>
          <w:rFonts w:ascii="Garamond" w:eastAsia="MS Mincho" w:hAnsi="Garamond"/>
          <w:sz w:val="22"/>
          <w:szCs w:val="22"/>
        </w:rPr>
      </w:pPr>
      <w:del w:id="1205" w:author="Pacella, Christina (DEC)" w:date="2025-04-29T12:06:00Z">
        <w:r w:rsidRPr="00E87CC3" w:rsidDel="002746EF">
          <w:rPr>
            <w:rFonts w:ascii="Garamond" w:eastAsia="MS Mincho" w:hAnsi="Garamond"/>
            <w:sz w:val="22"/>
            <w:szCs w:val="22"/>
          </w:rPr>
          <w:delText>Units: degrees</w:delText>
        </w:r>
      </w:del>
    </w:p>
    <w:p w14:paraId="0AEFC9EA" w14:textId="1E4773C1" w:rsidR="00B1437B" w:rsidDel="002746EF" w:rsidRDefault="00B1437B" w:rsidP="00B1437B">
      <w:pPr>
        <w:pStyle w:val="PlainText"/>
        <w:ind w:left="360"/>
        <w:rPr>
          <w:del w:id="1206" w:author="Pacella, Christina (DEC)" w:date="2025-04-29T12:06:00Z"/>
          <w:rFonts w:ascii="Garamond" w:eastAsia="MS Mincho" w:hAnsi="Garamond"/>
          <w:sz w:val="22"/>
          <w:szCs w:val="22"/>
        </w:rPr>
      </w:pPr>
      <w:del w:id="1207" w:author="Pacella, Christina (DEC)" w:date="2025-04-29T12:06:00Z">
        <w:r w:rsidDel="002746EF">
          <w:rPr>
            <w:rFonts w:ascii="Garamond" w:eastAsia="MS Mincho" w:hAnsi="Garamond"/>
            <w:sz w:val="22"/>
            <w:szCs w:val="22"/>
          </w:rPr>
          <w:delText>Model #: R. M. Young 5106 Wind Monitor</w:delText>
        </w:r>
      </w:del>
    </w:p>
    <w:p w14:paraId="2C21DB78" w14:textId="7A74D9AB" w:rsidR="00B1437B" w:rsidDel="002746EF" w:rsidRDefault="00B1437B" w:rsidP="00B1437B">
      <w:pPr>
        <w:pStyle w:val="PlainText"/>
        <w:ind w:left="360"/>
        <w:rPr>
          <w:del w:id="1208" w:author="Pacella, Christina (DEC)" w:date="2025-04-29T12:06:00Z"/>
          <w:rFonts w:ascii="Garamond" w:eastAsia="MS Mincho" w:hAnsi="Garamond"/>
          <w:sz w:val="22"/>
          <w:szCs w:val="22"/>
        </w:rPr>
      </w:pPr>
      <w:del w:id="1209" w:author="Pacella, Christina (DEC)" w:date="2025-04-29T12:06:00Z">
        <w:r w:rsidRPr="00E87CC3" w:rsidDel="002746EF">
          <w:rPr>
            <w:rFonts w:ascii="Garamond" w:eastAsia="MS Mincho" w:hAnsi="Garamond"/>
            <w:sz w:val="22"/>
            <w:szCs w:val="22"/>
          </w:rPr>
          <w:delText>Sensor type: balanced vane, 38 cm turning radius</w:delText>
        </w:r>
      </w:del>
    </w:p>
    <w:p w14:paraId="29ED4CAF" w14:textId="0686CF73" w:rsidR="00B1437B" w:rsidDel="002746EF" w:rsidRDefault="00B1437B" w:rsidP="00B1437B">
      <w:pPr>
        <w:pStyle w:val="PlainText"/>
        <w:ind w:left="360"/>
        <w:rPr>
          <w:del w:id="1210" w:author="Pacella, Christina (DEC)" w:date="2025-04-29T12:06:00Z"/>
          <w:rFonts w:ascii="Garamond" w:eastAsia="MS Mincho" w:hAnsi="Garamond"/>
          <w:sz w:val="22"/>
          <w:szCs w:val="22"/>
        </w:rPr>
      </w:pPr>
      <w:del w:id="1211" w:author="Pacella, Christina (DEC)" w:date="2025-04-29T12:06:00Z">
        <w:r w:rsidDel="002746EF">
          <w:rPr>
            <w:rFonts w:ascii="Garamond" w:eastAsia="MS Mincho" w:hAnsi="Garamond"/>
            <w:sz w:val="22"/>
            <w:szCs w:val="22"/>
          </w:rPr>
          <w:delText>Range: 360° mechanical, 355° electrical</w:delText>
        </w:r>
      </w:del>
    </w:p>
    <w:p w14:paraId="0FA390FF" w14:textId="50E3BC79" w:rsidR="00B1437B" w:rsidDel="002746EF" w:rsidRDefault="00B1437B" w:rsidP="00B1437B">
      <w:pPr>
        <w:pStyle w:val="PlainText"/>
        <w:ind w:left="360"/>
        <w:rPr>
          <w:del w:id="1212" w:author="Pacella, Christina (DEC)" w:date="2025-04-29T12:06:00Z"/>
          <w:rFonts w:ascii="Garamond" w:hAnsi="Garamond"/>
          <w:sz w:val="22"/>
          <w:szCs w:val="22"/>
        </w:rPr>
      </w:pPr>
      <w:del w:id="1213" w:author="Pacella, Christina (DEC)" w:date="2025-04-29T12:06:00Z">
        <w:r w:rsidDel="002746EF">
          <w:rPr>
            <w:rFonts w:ascii="Garamond" w:eastAsia="MS Mincho" w:hAnsi="Garamond"/>
            <w:sz w:val="22"/>
            <w:szCs w:val="22"/>
          </w:rPr>
          <w:delText xml:space="preserve">Accuracy: </w:delText>
        </w:r>
        <w:r w:rsidRPr="006B300F" w:rsidDel="002746EF">
          <w:rPr>
            <w:rFonts w:ascii="Garamond" w:eastAsia="MS Mincho" w:hAnsi="Garamond"/>
            <w:sz w:val="22"/>
            <w:szCs w:val="22"/>
          </w:rPr>
          <w:delText>±</w:delText>
        </w:r>
        <w:r w:rsidDel="002746EF">
          <w:rPr>
            <w:rFonts w:ascii="Garamond" w:eastAsia="MS Mincho" w:hAnsi="Garamond"/>
            <w:sz w:val="22"/>
            <w:szCs w:val="22"/>
          </w:rPr>
          <w:delText xml:space="preserve"> 3 degrees</w:delText>
        </w:r>
      </w:del>
    </w:p>
    <w:p w14:paraId="10FE3BB0" w14:textId="21EA3A0A" w:rsidR="00B1437B" w:rsidRPr="00E87CC3" w:rsidDel="002746EF" w:rsidRDefault="00B1437B" w:rsidP="00B1437B">
      <w:pPr>
        <w:pStyle w:val="PlainText"/>
        <w:ind w:left="360"/>
        <w:rPr>
          <w:del w:id="1214" w:author="Pacella, Christina (DEC)" w:date="2025-04-29T12:06:00Z"/>
          <w:rFonts w:ascii="Garamond" w:eastAsia="MS Mincho" w:hAnsi="Garamond"/>
          <w:sz w:val="22"/>
          <w:szCs w:val="22"/>
        </w:rPr>
      </w:pPr>
      <w:del w:id="1215"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0444997F" w14:textId="31C157B1" w:rsidR="00B1437B" w:rsidDel="002746EF" w:rsidRDefault="00B1437B" w:rsidP="00B1437B">
      <w:pPr>
        <w:pStyle w:val="PlainText"/>
        <w:ind w:left="360"/>
        <w:rPr>
          <w:del w:id="1216" w:author="Pacella, Christina (DEC)" w:date="2025-04-29T12:06:00Z"/>
          <w:rFonts w:ascii="Garamond" w:eastAsia="MS Mincho" w:hAnsi="Garamond"/>
          <w:sz w:val="22"/>
          <w:szCs w:val="22"/>
        </w:rPr>
      </w:pPr>
    </w:p>
    <w:p w14:paraId="56C14659" w14:textId="06B410BF" w:rsidR="00B1437B" w:rsidDel="002746EF" w:rsidRDefault="00B1437B" w:rsidP="00B1437B">
      <w:pPr>
        <w:pStyle w:val="PlainText"/>
        <w:ind w:left="360"/>
        <w:rPr>
          <w:del w:id="1217" w:author="Pacella, Christina (DEC)" w:date="2025-04-29T12:06:00Z"/>
          <w:rFonts w:ascii="Garamond" w:eastAsia="MS Mincho" w:hAnsi="Garamond"/>
          <w:sz w:val="22"/>
          <w:szCs w:val="22"/>
        </w:rPr>
      </w:pPr>
      <w:del w:id="1218" w:author="Pacella, Christina (DEC)" w:date="2025-04-29T12:06:00Z">
        <w:r w:rsidDel="002746EF">
          <w:rPr>
            <w:rFonts w:ascii="Garamond" w:eastAsia="MS Mincho" w:hAnsi="Garamond"/>
            <w:sz w:val="22"/>
            <w:szCs w:val="22"/>
          </w:rPr>
          <w:delText>Parameter: Wind Speed</w:delText>
        </w:r>
      </w:del>
    </w:p>
    <w:p w14:paraId="4FB49A6D" w14:textId="3F3CA212" w:rsidR="00B1437B" w:rsidDel="002746EF" w:rsidRDefault="00B1437B" w:rsidP="00B1437B">
      <w:pPr>
        <w:pStyle w:val="PlainText"/>
        <w:ind w:left="360"/>
        <w:rPr>
          <w:del w:id="1219" w:author="Pacella, Christina (DEC)" w:date="2025-04-29T12:06:00Z"/>
          <w:rFonts w:ascii="Garamond" w:eastAsia="MS Mincho" w:hAnsi="Garamond"/>
          <w:sz w:val="22"/>
          <w:szCs w:val="22"/>
        </w:rPr>
      </w:pPr>
      <w:del w:id="1220" w:author="Pacella, Christina (DEC)" w:date="2025-04-29T12:06:00Z">
        <w:r w:rsidDel="002746EF">
          <w:rPr>
            <w:rFonts w:ascii="Garamond" w:eastAsia="MS Mincho" w:hAnsi="Garamond"/>
            <w:sz w:val="22"/>
            <w:szCs w:val="22"/>
          </w:rPr>
          <w:delText>Units: meter per second (m/s)</w:delText>
        </w:r>
      </w:del>
    </w:p>
    <w:p w14:paraId="5E95161F" w14:textId="544E01A2" w:rsidR="00B1437B" w:rsidDel="002746EF" w:rsidRDefault="00B1437B" w:rsidP="00B1437B">
      <w:pPr>
        <w:pStyle w:val="PlainText"/>
        <w:ind w:left="360"/>
        <w:rPr>
          <w:del w:id="1221" w:author="Pacella, Christina (DEC)" w:date="2025-04-29T12:06:00Z"/>
          <w:rFonts w:ascii="Garamond" w:eastAsia="MS Mincho" w:hAnsi="Garamond"/>
          <w:sz w:val="22"/>
          <w:szCs w:val="22"/>
        </w:rPr>
      </w:pPr>
      <w:del w:id="1222" w:author="Pacella, Christina (DEC)" w:date="2025-04-29T12:06:00Z">
        <w:r w:rsidDel="002746EF">
          <w:rPr>
            <w:rFonts w:ascii="Garamond" w:eastAsia="MS Mincho" w:hAnsi="Garamond"/>
            <w:sz w:val="22"/>
            <w:szCs w:val="22"/>
          </w:rPr>
          <w:delText>Model #: R.M. Young 5108 Wind Monitor</w:delText>
        </w:r>
      </w:del>
    </w:p>
    <w:p w14:paraId="187E8AE4" w14:textId="1E29D006" w:rsidR="00B1437B" w:rsidRPr="00E87CC3" w:rsidDel="002746EF" w:rsidRDefault="00B1437B" w:rsidP="00B1437B">
      <w:pPr>
        <w:pStyle w:val="PlainText"/>
        <w:ind w:left="360"/>
        <w:rPr>
          <w:del w:id="1223" w:author="Pacella, Christina (DEC)" w:date="2025-04-29T12:06:00Z"/>
          <w:rFonts w:ascii="Garamond" w:eastAsia="MS Mincho" w:hAnsi="Garamond"/>
          <w:sz w:val="22"/>
          <w:szCs w:val="22"/>
        </w:rPr>
      </w:pPr>
      <w:del w:id="1224" w:author="Pacella, Christina (DEC)" w:date="2025-04-29T12:06:00Z">
        <w:r w:rsidRPr="00E87CC3" w:rsidDel="002746EF">
          <w:rPr>
            <w:rFonts w:ascii="Garamond" w:eastAsia="MS Mincho" w:hAnsi="Garamond"/>
            <w:sz w:val="22"/>
            <w:szCs w:val="22"/>
          </w:rPr>
          <w:delText>Range:  0</w:delText>
        </w:r>
        <w:r w:rsidDel="002746EF">
          <w:rPr>
            <w:rFonts w:ascii="Garamond" w:eastAsia="MS Mincho" w:hAnsi="Garamond"/>
            <w:sz w:val="22"/>
            <w:szCs w:val="22"/>
          </w:rPr>
          <w:delText xml:space="preserve"> </w:delText>
        </w:r>
        <w:r w:rsidRPr="00E87CC3" w:rsidDel="002746EF">
          <w:rPr>
            <w:rFonts w:ascii="Garamond" w:eastAsia="MS Mincho" w:hAnsi="Garamond"/>
            <w:sz w:val="22"/>
            <w:szCs w:val="22"/>
          </w:rPr>
          <w:delText>-</w:delText>
        </w:r>
        <w:r w:rsidDel="002746EF">
          <w:rPr>
            <w:rFonts w:ascii="Garamond" w:eastAsia="MS Mincho" w:hAnsi="Garamond"/>
            <w:sz w:val="22"/>
            <w:szCs w:val="22"/>
          </w:rPr>
          <w:delText xml:space="preserve"> 10</w:delText>
        </w:r>
        <w:r w:rsidRPr="00E87CC3" w:rsidDel="002746EF">
          <w:rPr>
            <w:rFonts w:ascii="Garamond" w:eastAsia="MS Mincho" w:hAnsi="Garamond"/>
            <w:sz w:val="22"/>
            <w:szCs w:val="22"/>
          </w:rPr>
          <w:delText>0 m/s (</w:delText>
        </w:r>
        <w:r w:rsidDel="002746EF">
          <w:rPr>
            <w:rFonts w:ascii="Garamond" w:eastAsia="MS Mincho" w:hAnsi="Garamond"/>
            <w:sz w:val="22"/>
            <w:szCs w:val="22"/>
          </w:rPr>
          <w:delText>224</w:delText>
        </w:r>
        <w:r w:rsidRPr="00E87CC3" w:rsidDel="002746EF">
          <w:rPr>
            <w:rFonts w:ascii="Garamond" w:eastAsia="MS Mincho" w:hAnsi="Garamond"/>
            <w:sz w:val="22"/>
            <w:szCs w:val="22"/>
          </w:rPr>
          <w:delText xml:space="preserve"> mph)</w:delText>
        </w:r>
      </w:del>
    </w:p>
    <w:p w14:paraId="49A30852" w14:textId="16BB15B9" w:rsidR="00B1437B" w:rsidDel="002746EF" w:rsidRDefault="00B1437B" w:rsidP="00B1437B">
      <w:pPr>
        <w:pStyle w:val="PlainText"/>
        <w:ind w:left="360"/>
        <w:rPr>
          <w:del w:id="1225" w:author="Pacella, Christina (DEC)" w:date="2025-04-29T12:06:00Z"/>
          <w:rFonts w:ascii="Garamond" w:eastAsia="MS Mincho" w:hAnsi="Garamond"/>
          <w:sz w:val="22"/>
          <w:szCs w:val="22"/>
        </w:rPr>
      </w:pPr>
      <w:del w:id="1226" w:author="Pacella, Christina (DEC)" w:date="2025-04-29T12:06:00Z">
        <w:r w:rsidRPr="00E87CC3" w:rsidDel="002746EF">
          <w:rPr>
            <w:rFonts w:ascii="Garamond" w:eastAsia="MS Mincho" w:hAnsi="Garamond"/>
            <w:sz w:val="22"/>
            <w:szCs w:val="22"/>
          </w:rPr>
          <w:delText xml:space="preserve">Accuracy: </w:delText>
        </w:r>
        <w:r w:rsidRPr="006B300F"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0.3 m/s</w:delText>
        </w:r>
        <w:r w:rsidDel="002746EF">
          <w:rPr>
            <w:rFonts w:ascii="Garamond" w:eastAsia="MS Mincho" w:hAnsi="Garamond"/>
            <w:sz w:val="22"/>
            <w:szCs w:val="22"/>
          </w:rPr>
          <w:delText xml:space="preserve"> or 1% or reading</w:delText>
        </w:r>
      </w:del>
    </w:p>
    <w:p w14:paraId="0E83142C" w14:textId="1E61E04C" w:rsidR="00B1437B" w:rsidRPr="00E87CC3" w:rsidDel="002746EF" w:rsidRDefault="00B1437B" w:rsidP="00B1437B">
      <w:pPr>
        <w:pStyle w:val="PlainText"/>
        <w:ind w:left="360"/>
        <w:rPr>
          <w:del w:id="1227" w:author="Pacella, Christina (DEC)" w:date="2025-04-29T12:06:00Z"/>
          <w:rFonts w:ascii="Garamond" w:eastAsia="MS Mincho" w:hAnsi="Garamond"/>
          <w:sz w:val="22"/>
          <w:szCs w:val="22"/>
        </w:rPr>
      </w:pPr>
      <w:del w:id="1228" w:author="Pacella, Christina (DEC)" w:date="2025-04-29T12:06:00Z">
        <w:r w:rsidDel="002746EF">
          <w:rPr>
            <w:rFonts w:ascii="Garamond" w:eastAsia="MS Mincho" w:hAnsi="Garamond"/>
            <w:sz w:val="22"/>
            <w:szCs w:val="22"/>
          </w:rPr>
          <w:delText>Multiplier: 0.1666</w:delText>
        </w:r>
      </w:del>
    </w:p>
    <w:p w14:paraId="55A9A26A" w14:textId="4CB7C426" w:rsidR="00B1437B" w:rsidRPr="00E87CC3" w:rsidDel="002746EF" w:rsidRDefault="00B1437B" w:rsidP="00B1437B">
      <w:pPr>
        <w:pStyle w:val="PlainText"/>
        <w:ind w:left="360"/>
        <w:rPr>
          <w:del w:id="1229" w:author="Pacella, Christina (DEC)" w:date="2025-04-29T12:06:00Z"/>
          <w:rFonts w:ascii="Garamond" w:eastAsia="MS Mincho" w:hAnsi="Garamond"/>
          <w:sz w:val="22"/>
          <w:szCs w:val="22"/>
        </w:rPr>
      </w:pPr>
      <w:del w:id="1230"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 xml:space="preserve">Include for all sensors </w:delText>
        </w:r>
      </w:del>
    </w:p>
    <w:p w14:paraId="67C8B2D1" w14:textId="40ECCC02" w:rsidR="00B1437B" w:rsidDel="002746EF" w:rsidRDefault="00B1437B" w:rsidP="00B1437B">
      <w:pPr>
        <w:pStyle w:val="PlainText"/>
        <w:ind w:left="360"/>
        <w:rPr>
          <w:del w:id="1231" w:author="Pacella, Christina (DEC)" w:date="2025-04-29T12:06:00Z"/>
          <w:rFonts w:ascii="Garamond" w:eastAsia="MS Mincho" w:hAnsi="Garamond"/>
          <w:sz w:val="22"/>
          <w:szCs w:val="22"/>
        </w:rPr>
      </w:pPr>
    </w:p>
    <w:p w14:paraId="1980F4DD" w14:textId="61B11662" w:rsidR="00B1437B" w:rsidRPr="00E87CC3" w:rsidDel="002746EF" w:rsidRDefault="00B1437B" w:rsidP="00B1437B">
      <w:pPr>
        <w:pStyle w:val="PlainText"/>
        <w:ind w:left="360"/>
        <w:rPr>
          <w:del w:id="1232" w:author="Pacella, Christina (DEC)" w:date="2025-04-29T12:06:00Z"/>
          <w:rFonts w:ascii="Garamond" w:eastAsia="MS Mincho" w:hAnsi="Garamond"/>
          <w:sz w:val="22"/>
          <w:szCs w:val="22"/>
        </w:rPr>
      </w:pPr>
      <w:del w:id="1233" w:author="Pacella, Christina (DEC)" w:date="2025-04-29T12:06:00Z">
        <w:r w:rsidRPr="00E87CC3" w:rsidDel="002746EF">
          <w:rPr>
            <w:rFonts w:ascii="Garamond" w:eastAsia="MS Mincho" w:hAnsi="Garamond"/>
            <w:sz w:val="22"/>
            <w:szCs w:val="22"/>
          </w:rPr>
          <w:delText>Parameter: Wind direction</w:delText>
        </w:r>
      </w:del>
    </w:p>
    <w:p w14:paraId="033E7C35" w14:textId="6782F749" w:rsidR="00B1437B" w:rsidRPr="00E87CC3" w:rsidDel="002746EF" w:rsidRDefault="00B1437B" w:rsidP="00B1437B">
      <w:pPr>
        <w:pStyle w:val="PlainText"/>
        <w:ind w:left="360"/>
        <w:rPr>
          <w:del w:id="1234" w:author="Pacella, Christina (DEC)" w:date="2025-04-29T12:06:00Z"/>
          <w:rFonts w:ascii="Garamond" w:eastAsia="MS Mincho" w:hAnsi="Garamond"/>
          <w:sz w:val="22"/>
          <w:szCs w:val="22"/>
        </w:rPr>
      </w:pPr>
      <w:del w:id="1235" w:author="Pacella, Christina (DEC)" w:date="2025-04-29T12:06:00Z">
        <w:r w:rsidRPr="00E87CC3" w:rsidDel="002746EF">
          <w:rPr>
            <w:rFonts w:ascii="Garamond" w:eastAsia="MS Mincho" w:hAnsi="Garamond"/>
            <w:sz w:val="22"/>
            <w:szCs w:val="22"/>
          </w:rPr>
          <w:delText>Units: degrees</w:delText>
        </w:r>
      </w:del>
    </w:p>
    <w:p w14:paraId="0F2FC065" w14:textId="5D1A4540" w:rsidR="00B1437B" w:rsidDel="002746EF" w:rsidRDefault="00B1437B" w:rsidP="00B1437B">
      <w:pPr>
        <w:pStyle w:val="PlainText"/>
        <w:ind w:left="360"/>
        <w:rPr>
          <w:del w:id="1236" w:author="Pacella, Christina (DEC)" w:date="2025-04-29T12:06:00Z"/>
          <w:rFonts w:ascii="Garamond" w:eastAsia="MS Mincho" w:hAnsi="Garamond"/>
          <w:sz w:val="22"/>
          <w:szCs w:val="22"/>
        </w:rPr>
      </w:pPr>
      <w:del w:id="1237" w:author="Pacella, Christina (DEC)" w:date="2025-04-29T12:06:00Z">
        <w:r w:rsidDel="002746EF">
          <w:rPr>
            <w:rFonts w:ascii="Garamond" w:eastAsia="MS Mincho" w:hAnsi="Garamond"/>
            <w:sz w:val="22"/>
            <w:szCs w:val="22"/>
          </w:rPr>
          <w:delText>Model #: R. M. Young 5108 Wind Monitor</w:delText>
        </w:r>
      </w:del>
    </w:p>
    <w:p w14:paraId="35F48C94" w14:textId="4503AAAF" w:rsidR="00B1437B" w:rsidDel="002746EF" w:rsidRDefault="00B1437B" w:rsidP="00B1437B">
      <w:pPr>
        <w:pStyle w:val="PlainText"/>
        <w:ind w:left="360"/>
        <w:rPr>
          <w:del w:id="1238" w:author="Pacella, Christina (DEC)" w:date="2025-04-29T12:06:00Z"/>
          <w:rFonts w:ascii="Garamond" w:eastAsia="MS Mincho" w:hAnsi="Garamond"/>
          <w:sz w:val="22"/>
          <w:szCs w:val="22"/>
        </w:rPr>
      </w:pPr>
      <w:del w:id="1239" w:author="Pacella, Christina (DEC)" w:date="2025-04-29T12:06:00Z">
        <w:r w:rsidRPr="00E87CC3" w:rsidDel="002746EF">
          <w:rPr>
            <w:rFonts w:ascii="Garamond" w:eastAsia="MS Mincho" w:hAnsi="Garamond"/>
            <w:sz w:val="22"/>
            <w:szCs w:val="22"/>
          </w:rPr>
          <w:delText>Sensor type: balanced vane, 38 cm turning radius</w:delText>
        </w:r>
      </w:del>
    </w:p>
    <w:p w14:paraId="01C1E8DB" w14:textId="017A1E8D" w:rsidR="00B1437B" w:rsidDel="002746EF" w:rsidRDefault="00B1437B" w:rsidP="00B1437B">
      <w:pPr>
        <w:pStyle w:val="PlainText"/>
        <w:ind w:left="360"/>
        <w:rPr>
          <w:del w:id="1240" w:author="Pacella, Christina (DEC)" w:date="2025-04-29T12:06:00Z"/>
          <w:rFonts w:ascii="Garamond" w:eastAsia="MS Mincho" w:hAnsi="Garamond"/>
          <w:sz w:val="22"/>
          <w:szCs w:val="22"/>
        </w:rPr>
      </w:pPr>
      <w:del w:id="1241" w:author="Pacella, Christina (DEC)" w:date="2025-04-29T12:06:00Z">
        <w:r w:rsidDel="002746EF">
          <w:rPr>
            <w:rFonts w:ascii="Garamond" w:eastAsia="MS Mincho" w:hAnsi="Garamond"/>
            <w:sz w:val="22"/>
            <w:szCs w:val="22"/>
          </w:rPr>
          <w:delText>Range: 360° mechanical, 355° electrical</w:delText>
        </w:r>
      </w:del>
    </w:p>
    <w:p w14:paraId="070EB9EE" w14:textId="57F1E8FA" w:rsidR="00B1437B" w:rsidDel="002746EF" w:rsidRDefault="00B1437B" w:rsidP="00B1437B">
      <w:pPr>
        <w:pStyle w:val="PlainText"/>
        <w:ind w:left="360"/>
        <w:rPr>
          <w:del w:id="1242" w:author="Pacella, Christina (DEC)" w:date="2025-04-29T12:06:00Z"/>
          <w:rFonts w:ascii="Garamond" w:hAnsi="Garamond"/>
          <w:sz w:val="22"/>
          <w:szCs w:val="22"/>
        </w:rPr>
      </w:pPr>
      <w:del w:id="1243" w:author="Pacella, Christina (DEC)" w:date="2025-04-29T12:06:00Z">
        <w:r w:rsidDel="002746EF">
          <w:rPr>
            <w:rFonts w:ascii="Garamond" w:eastAsia="MS Mincho" w:hAnsi="Garamond"/>
            <w:sz w:val="22"/>
            <w:szCs w:val="22"/>
          </w:rPr>
          <w:delText xml:space="preserve">Accuracy: </w:delText>
        </w:r>
        <w:r w:rsidRPr="006B300F" w:rsidDel="002746EF">
          <w:rPr>
            <w:rFonts w:ascii="Garamond" w:eastAsia="MS Mincho" w:hAnsi="Garamond"/>
            <w:sz w:val="22"/>
            <w:szCs w:val="22"/>
          </w:rPr>
          <w:delText>±</w:delText>
        </w:r>
        <w:r w:rsidDel="002746EF">
          <w:rPr>
            <w:rFonts w:ascii="Garamond" w:eastAsia="MS Mincho" w:hAnsi="Garamond"/>
            <w:sz w:val="22"/>
            <w:szCs w:val="22"/>
          </w:rPr>
          <w:delText xml:space="preserve"> 3 degrees</w:delText>
        </w:r>
      </w:del>
    </w:p>
    <w:p w14:paraId="5AFFA4EC" w14:textId="5B353A2A" w:rsidR="00B1437B" w:rsidRPr="00E87CC3" w:rsidDel="002746EF" w:rsidRDefault="00B1437B" w:rsidP="00B1437B">
      <w:pPr>
        <w:pStyle w:val="PlainText"/>
        <w:ind w:left="360"/>
        <w:rPr>
          <w:del w:id="1244" w:author="Pacella, Christina (DEC)" w:date="2025-04-29T12:06:00Z"/>
          <w:rFonts w:ascii="Garamond" w:eastAsia="MS Mincho" w:hAnsi="Garamond"/>
          <w:sz w:val="22"/>
          <w:szCs w:val="22"/>
        </w:rPr>
      </w:pPr>
      <w:del w:id="1245"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7A9373AB" w14:textId="24053D51" w:rsidR="00950361" w:rsidDel="002746EF" w:rsidRDefault="00950361" w:rsidP="00950361">
      <w:pPr>
        <w:pStyle w:val="PlainText"/>
        <w:ind w:left="360"/>
        <w:rPr>
          <w:del w:id="1246" w:author="Pacella, Christina (DEC)" w:date="2025-04-29T12:06:00Z"/>
          <w:rFonts w:ascii="Garamond" w:eastAsia="MS Mincho" w:hAnsi="Garamond"/>
          <w:sz w:val="22"/>
          <w:szCs w:val="22"/>
        </w:rPr>
      </w:pPr>
    </w:p>
    <w:p w14:paraId="7BCC8CF8" w14:textId="44ABD7EB" w:rsidR="00950361" w:rsidRPr="00E87CC3" w:rsidDel="002746EF" w:rsidRDefault="00950361" w:rsidP="00950361">
      <w:pPr>
        <w:pStyle w:val="PlainText"/>
        <w:ind w:left="360"/>
        <w:rPr>
          <w:del w:id="1247" w:author="Pacella, Christina (DEC)" w:date="2025-04-29T12:06:00Z"/>
          <w:rFonts w:ascii="Garamond" w:eastAsia="MS Mincho" w:hAnsi="Garamond"/>
          <w:sz w:val="22"/>
          <w:szCs w:val="22"/>
        </w:rPr>
      </w:pPr>
      <w:del w:id="1248" w:author="Pacella, Christina (DEC)" w:date="2025-04-29T12:06:00Z">
        <w:r w:rsidRPr="00E87CC3" w:rsidDel="002746EF">
          <w:rPr>
            <w:rFonts w:ascii="Garamond" w:eastAsia="MS Mincho" w:hAnsi="Garamond"/>
            <w:sz w:val="22"/>
            <w:szCs w:val="22"/>
          </w:rPr>
          <w:delText xml:space="preserve">Parameter: </w:delText>
        </w:r>
        <w:r w:rsidDel="002746EF">
          <w:rPr>
            <w:rFonts w:ascii="Garamond" w:eastAsia="MS Mincho" w:hAnsi="Garamond"/>
            <w:sz w:val="22"/>
            <w:szCs w:val="22"/>
          </w:rPr>
          <w:delText>Photosynthetically Active Radiation (PAR)</w:delText>
        </w:r>
      </w:del>
    </w:p>
    <w:p w14:paraId="714904B8" w14:textId="4FCC0462" w:rsidR="00950361" w:rsidRPr="00E87CC3" w:rsidDel="002746EF" w:rsidRDefault="00950361" w:rsidP="00950361">
      <w:pPr>
        <w:pStyle w:val="PlainText"/>
        <w:ind w:left="360"/>
        <w:rPr>
          <w:del w:id="1249" w:author="Pacella, Christina (DEC)" w:date="2025-04-29T12:06:00Z"/>
          <w:rFonts w:ascii="Garamond" w:eastAsia="MS Mincho" w:hAnsi="Garamond"/>
          <w:sz w:val="22"/>
          <w:szCs w:val="22"/>
        </w:rPr>
      </w:pPr>
      <w:del w:id="1250" w:author="Pacella, Christina (DEC)" w:date="2025-04-29T12:06:00Z">
        <w:r w:rsidRPr="00E87CC3" w:rsidDel="002746EF">
          <w:rPr>
            <w:rFonts w:ascii="Garamond" w:eastAsia="MS Mincho" w:hAnsi="Garamond"/>
            <w:sz w:val="22"/>
            <w:szCs w:val="22"/>
          </w:rPr>
          <w:delText>Units: mmoles m-2 (total flux)</w:delText>
        </w:r>
      </w:del>
    </w:p>
    <w:p w14:paraId="19470626" w14:textId="4DF37A13" w:rsidR="00950361" w:rsidRPr="00E87CC3" w:rsidDel="002746EF" w:rsidRDefault="00950361" w:rsidP="00950361">
      <w:pPr>
        <w:pStyle w:val="PlainText"/>
        <w:ind w:left="360"/>
        <w:rPr>
          <w:del w:id="1251" w:author="Pacella, Christina (DEC)" w:date="2025-04-29T12:06:00Z"/>
          <w:rFonts w:ascii="Garamond" w:eastAsia="MS Mincho" w:hAnsi="Garamond"/>
          <w:sz w:val="22"/>
          <w:szCs w:val="22"/>
        </w:rPr>
      </w:pPr>
      <w:del w:id="1252" w:author="Pacella, Christina (DEC)" w:date="2025-04-29T12:06:00Z">
        <w:r w:rsidRPr="00E87CC3" w:rsidDel="002746EF">
          <w:rPr>
            <w:rFonts w:ascii="Garamond" w:eastAsia="MS Mincho" w:hAnsi="Garamond"/>
            <w:sz w:val="22"/>
            <w:szCs w:val="22"/>
          </w:rPr>
          <w:delText>Sensor type: High stability silicon photovoltaic detector (blue enhanced)</w:delText>
        </w:r>
      </w:del>
    </w:p>
    <w:p w14:paraId="54C3AAA8" w14:textId="3F775F58" w:rsidR="00950361" w:rsidRPr="00E87CC3" w:rsidDel="002746EF" w:rsidRDefault="00950361" w:rsidP="00950361">
      <w:pPr>
        <w:pStyle w:val="PlainText"/>
        <w:ind w:left="360"/>
        <w:rPr>
          <w:del w:id="1253" w:author="Pacella, Christina (DEC)" w:date="2025-04-29T12:06:00Z"/>
          <w:rFonts w:ascii="Garamond" w:eastAsia="MS Mincho" w:hAnsi="Garamond"/>
          <w:sz w:val="22"/>
          <w:szCs w:val="22"/>
        </w:rPr>
      </w:pPr>
      <w:del w:id="1254" w:author="Pacella, Christina (DEC)" w:date="2025-04-29T12:06:00Z">
        <w:r w:rsidRPr="00E87CC3" w:rsidDel="002746EF">
          <w:rPr>
            <w:rFonts w:ascii="Garamond" w:eastAsia="MS Mincho" w:hAnsi="Garamond"/>
            <w:sz w:val="22"/>
            <w:szCs w:val="22"/>
          </w:rPr>
          <w:delText>Model #: LI190SB</w:delText>
        </w:r>
      </w:del>
    </w:p>
    <w:p w14:paraId="7176DA7A" w14:textId="2519324D" w:rsidR="00950361" w:rsidRPr="00E87CC3" w:rsidDel="002746EF" w:rsidRDefault="00950361" w:rsidP="00950361">
      <w:pPr>
        <w:pStyle w:val="PlainText"/>
        <w:ind w:left="360"/>
        <w:rPr>
          <w:del w:id="1255" w:author="Pacella, Christina (DEC)" w:date="2025-04-29T12:06:00Z"/>
          <w:rFonts w:ascii="Garamond" w:eastAsia="MS Mincho" w:hAnsi="Garamond"/>
          <w:sz w:val="22"/>
          <w:szCs w:val="22"/>
        </w:rPr>
      </w:pPr>
      <w:del w:id="1256" w:author="Pacella, Christina (DEC)" w:date="2025-04-29T12:06:00Z">
        <w:r w:rsidRPr="00E87CC3" w:rsidDel="002746EF">
          <w:rPr>
            <w:rFonts w:ascii="Garamond" w:eastAsia="MS Mincho" w:hAnsi="Garamond"/>
            <w:sz w:val="22"/>
            <w:szCs w:val="22"/>
          </w:rPr>
          <w:delText>Light spectrum waveband:  400 to 700 nm</w:delText>
        </w:r>
      </w:del>
    </w:p>
    <w:p w14:paraId="77A8664A" w14:textId="15339260" w:rsidR="00950361" w:rsidRPr="00E87CC3" w:rsidDel="002746EF" w:rsidRDefault="00950361" w:rsidP="00950361">
      <w:pPr>
        <w:pStyle w:val="PlainText"/>
        <w:ind w:left="360"/>
        <w:rPr>
          <w:del w:id="1257" w:author="Pacella, Christina (DEC)" w:date="2025-04-29T12:06:00Z"/>
          <w:rFonts w:ascii="Garamond" w:eastAsia="MS Mincho" w:hAnsi="Garamond"/>
          <w:sz w:val="22"/>
          <w:szCs w:val="22"/>
        </w:rPr>
      </w:pPr>
      <w:del w:id="1258" w:author="Pacella, Christina (DEC)" w:date="2025-04-29T12:06:00Z">
        <w:r w:rsidRPr="00E87CC3" w:rsidDel="002746EF">
          <w:rPr>
            <w:rFonts w:ascii="Garamond" w:eastAsia="MS Mincho" w:hAnsi="Garamond"/>
            <w:sz w:val="22"/>
            <w:szCs w:val="22"/>
          </w:rPr>
          <w:delText>Temperature dependence: 0.15% per °C maximum</w:delText>
        </w:r>
      </w:del>
    </w:p>
    <w:p w14:paraId="12691B59" w14:textId="1F23D261" w:rsidR="00950361" w:rsidRPr="00E87CC3" w:rsidDel="002746EF" w:rsidRDefault="00950361" w:rsidP="00950361">
      <w:pPr>
        <w:pStyle w:val="PlainText"/>
        <w:ind w:left="360"/>
        <w:rPr>
          <w:del w:id="1259" w:author="Pacella, Christina (DEC)" w:date="2025-04-29T12:06:00Z"/>
          <w:rFonts w:ascii="Garamond" w:eastAsia="MS Mincho" w:hAnsi="Garamond"/>
          <w:sz w:val="22"/>
          <w:szCs w:val="22"/>
        </w:rPr>
      </w:pPr>
      <w:del w:id="1260" w:author="Pacella, Christina (DEC)" w:date="2025-04-29T12:06:00Z">
        <w:r w:rsidRPr="00E87CC3" w:rsidDel="002746EF">
          <w:rPr>
            <w:rFonts w:ascii="Garamond" w:eastAsia="MS Mincho" w:hAnsi="Garamond"/>
            <w:sz w:val="22"/>
            <w:szCs w:val="22"/>
          </w:rPr>
          <w:delText>Stability:  &lt;±2% change over 1 yr</w:delText>
        </w:r>
      </w:del>
    </w:p>
    <w:p w14:paraId="654ADF8D" w14:textId="13F656F2" w:rsidR="00950361" w:rsidRPr="00E87CC3" w:rsidDel="002746EF" w:rsidRDefault="00950361" w:rsidP="00950361">
      <w:pPr>
        <w:pStyle w:val="PlainText"/>
        <w:ind w:left="360"/>
        <w:rPr>
          <w:del w:id="1261" w:author="Pacella, Christina (DEC)" w:date="2025-04-29T12:06:00Z"/>
          <w:rFonts w:ascii="Garamond" w:eastAsia="MS Mincho" w:hAnsi="Garamond"/>
          <w:sz w:val="22"/>
          <w:szCs w:val="22"/>
        </w:rPr>
      </w:pPr>
      <w:del w:id="1262" w:author="Pacella, Christina (DEC)" w:date="2025-04-29T12:06:00Z">
        <w:r w:rsidRPr="00E87CC3" w:rsidDel="002746EF">
          <w:rPr>
            <w:rFonts w:ascii="Garamond" w:eastAsia="MS Mincho" w:hAnsi="Garamond"/>
            <w:sz w:val="22"/>
            <w:szCs w:val="22"/>
          </w:rPr>
          <w:delText>Operating Temperature:  -40°C to 65°C; Humidity: 0 to 100%</w:delText>
        </w:r>
      </w:del>
    </w:p>
    <w:p w14:paraId="046F033C" w14:textId="7699366D" w:rsidR="00950361" w:rsidRPr="00E87CC3" w:rsidDel="002746EF" w:rsidRDefault="00950361" w:rsidP="00950361">
      <w:pPr>
        <w:pStyle w:val="PlainText"/>
        <w:ind w:left="360"/>
        <w:rPr>
          <w:del w:id="1263" w:author="Pacella, Christina (DEC)" w:date="2025-04-29T12:06:00Z"/>
          <w:rFonts w:ascii="Garamond" w:eastAsia="MS Mincho" w:hAnsi="Garamond"/>
          <w:sz w:val="22"/>
          <w:szCs w:val="22"/>
        </w:rPr>
      </w:pPr>
      <w:del w:id="1264" w:author="Pacella, Christina (DEC)" w:date="2025-04-29T12:06:00Z">
        <w:r w:rsidRPr="00E87CC3" w:rsidDel="002746EF">
          <w:rPr>
            <w:rFonts w:ascii="Garamond" w:eastAsia="MS Mincho" w:hAnsi="Garamond"/>
            <w:sz w:val="22"/>
            <w:szCs w:val="22"/>
          </w:rPr>
          <w:delText xml:space="preserve">Sensitivity:  typically 5 µA per 1000 µmoles s-1 m-2 </w:delText>
        </w:r>
      </w:del>
    </w:p>
    <w:p w14:paraId="31DBD490" w14:textId="46EFD965" w:rsidR="00950361" w:rsidRPr="0036734C" w:rsidDel="002746EF" w:rsidRDefault="00950361" w:rsidP="00950361">
      <w:pPr>
        <w:pStyle w:val="PlainText"/>
        <w:ind w:left="360"/>
        <w:rPr>
          <w:del w:id="1265" w:author="Pacella, Christina (DEC)" w:date="2025-04-29T12:06:00Z"/>
          <w:rFonts w:ascii="Garamond" w:eastAsia="MS Mincho" w:hAnsi="Garamond"/>
          <w:b/>
          <w:i/>
          <w:sz w:val="22"/>
          <w:szCs w:val="22"/>
        </w:rPr>
      </w:pPr>
      <w:del w:id="1266" w:author="Pacella, Christina (DEC)" w:date="2025-04-29T12:06:00Z">
        <w:r w:rsidRPr="0036734C" w:rsidDel="002746EF">
          <w:rPr>
            <w:rFonts w:ascii="Garamond" w:eastAsia="MS Mincho" w:hAnsi="Garamond"/>
            <w:b/>
            <w:sz w:val="22"/>
            <w:szCs w:val="22"/>
          </w:rPr>
          <w:delText xml:space="preserve">Multiplier:  </w:delText>
        </w:r>
        <w:r w:rsidRPr="0036734C" w:rsidDel="002746EF">
          <w:rPr>
            <w:rFonts w:ascii="Garamond" w:eastAsia="MS Mincho" w:hAnsi="Garamond"/>
            <w:b/>
            <w:i/>
            <w:sz w:val="22"/>
            <w:szCs w:val="22"/>
          </w:rPr>
          <w:delText>List multiplier(s) and date(s) of change</w:delText>
        </w:r>
      </w:del>
    </w:p>
    <w:p w14:paraId="597661E4" w14:textId="7357E9A4" w:rsidR="00950361" w:rsidDel="002746EF" w:rsidRDefault="00950361" w:rsidP="00950361">
      <w:pPr>
        <w:pStyle w:val="PlainText"/>
        <w:ind w:left="360"/>
        <w:rPr>
          <w:del w:id="1267" w:author="Pacella, Christina (DEC)" w:date="2025-04-29T12:06:00Z"/>
          <w:rFonts w:ascii="Garamond" w:eastAsia="MS Mincho" w:hAnsi="Garamond"/>
          <w:sz w:val="22"/>
          <w:szCs w:val="22"/>
        </w:rPr>
      </w:pPr>
      <w:del w:id="1268"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5DCADBA6" w14:textId="0EAB400D" w:rsidR="00B1437B" w:rsidRPr="00E87CC3" w:rsidDel="002746EF" w:rsidRDefault="00B1437B" w:rsidP="00DA0087">
      <w:pPr>
        <w:ind w:left="360"/>
        <w:rPr>
          <w:del w:id="1269" w:author="Pacella, Christina (DEC)" w:date="2025-04-29T12:06:00Z"/>
          <w:rFonts w:ascii="Garamond" w:eastAsia="MS Mincho" w:hAnsi="Garamond"/>
          <w:b/>
          <w:bCs/>
          <w:sz w:val="22"/>
          <w:szCs w:val="22"/>
        </w:rPr>
      </w:pPr>
    </w:p>
    <w:p w14:paraId="612DDBE5" w14:textId="50A3FB2D" w:rsidR="002E650E" w:rsidRPr="00E87CC3" w:rsidDel="002746EF" w:rsidRDefault="002E650E" w:rsidP="002E650E">
      <w:pPr>
        <w:pStyle w:val="PlainText"/>
        <w:ind w:left="360"/>
        <w:rPr>
          <w:del w:id="1270" w:author="Pacella, Christina (DEC)" w:date="2025-04-29T12:06:00Z"/>
          <w:rFonts w:ascii="Garamond" w:eastAsia="MS Mincho" w:hAnsi="Garamond"/>
          <w:sz w:val="22"/>
          <w:szCs w:val="22"/>
        </w:rPr>
      </w:pPr>
      <w:del w:id="1271" w:author="Pacella, Christina (DEC)" w:date="2025-04-29T12:06:00Z">
        <w:r w:rsidRPr="00E87CC3" w:rsidDel="002746EF">
          <w:rPr>
            <w:rFonts w:ascii="Garamond" w:eastAsia="MS Mincho" w:hAnsi="Garamond"/>
            <w:sz w:val="22"/>
            <w:szCs w:val="22"/>
          </w:rPr>
          <w:delText xml:space="preserve">Parameter: </w:delText>
        </w:r>
        <w:r w:rsidDel="002746EF">
          <w:rPr>
            <w:rFonts w:ascii="Garamond" w:eastAsia="MS Mincho" w:hAnsi="Garamond"/>
            <w:sz w:val="22"/>
            <w:szCs w:val="22"/>
          </w:rPr>
          <w:delText>Photosynthetically Active Radiation (PAR)</w:delText>
        </w:r>
      </w:del>
    </w:p>
    <w:p w14:paraId="3759DAB3" w14:textId="7E41C015" w:rsidR="002E650E" w:rsidRPr="00D55F34" w:rsidDel="002746EF" w:rsidRDefault="002E650E" w:rsidP="002E650E">
      <w:pPr>
        <w:pStyle w:val="PlainText"/>
        <w:ind w:left="360"/>
        <w:rPr>
          <w:del w:id="1272" w:author="Pacella, Christina (DEC)" w:date="2025-04-29T12:06:00Z"/>
          <w:rFonts w:ascii="Garamond" w:eastAsia="MS Mincho" w:hAnsi="Garamond"/>
          <w:sz w:val="22"/>
          <w:szCs w:val="22"/>
        </w:rPr>
      </w:pPr>
      <w:del w:id="1273" w:author="Pacella, Christina (DEC)" w:date="2025-04-29T12:06:00Z">
        <w:r w:rsidRPr="00D55F34" w:rsidDel="002746EF">
          <w:rPr>
            <w:rFonts w:ascii="Garamond" w:eastAsia="MS Mincho" w:hAnsi="Garamond"/>
            <w:sz w:val="22"/>
            <w:szCs w:val="22"/>
          </w:rPr>
          <w:delText>Units:  mmoles m-2 (total flux)</w:delText>
        </w:r>
      </w:del>
    </w:p>
    <w:p w14:paraId="0D27DE32" w14:textId="50630C56" w:rsidR="002E650E" w:rsidRPr="00D55F34" w:rsidDel="002746EF" w:rsidRDefault="002E650E" w:rsidP="002E650E">
      <w:pPr>
        <w:pStyle w:val="PlainText"/>
        <w:ind w:left="360"/>
        <w:rPr>
          <w:del w:id="1274" w:author="Pacella, Christina (DEC)" w:date="2025-04-29T12:06:00Z"/>
          <w:rFonts w:ascii="Garamond" w:eastAsia="MS Mincho" w:hAnsi="Garamond"/>
          <w:sz w:val="22"/>
          <w:szCs w:val="22"/>
        </w:rPr>
      </w:pPr>
      <w:del w:id="1275" w:author="Pacella, Christina (DEC)" w:date="2025-04-29T12:06:00Z">
        <w:r w:rsidRPr="00D55F34" w:rsidDel="002746EF">
          <w:rPr>
            <w:rFonts w:ascii="Garamond" w:eastAsia="MS Mincho" w:hAnsi="Garamond"/>
            <w:sz w:val="22"/>
            <w:szCs w:val="22"/>
          </w:rPr>
          <w:delText xml:space="preserve">Sensor type:  </w:delText>
        </w:r>
        <w:r w:rsidR="007B5EAB" w:rsidDel="002746EF">
          <w:rPr>
            <w:rFonts w:ascii="Garamond" w:eastAsia="MS Mincho" w:hAnsi="Garamond"/>
            <w:sz w:val="22"/>
            <w:szCs w:val="22"/>
          </w:rPr>
          <w:delText>Quantum Sensor; high stability silicon photodiode (blue enhanced) in anodized aluminum case with acrylic diffuser</w:delText>
        </w:r>
      </w:del>
    </w:p>
    <w:p w14:paraId="4D83DD7C" w14:textId="7790C6DE" w:rsidR="002E650E" w:rsidRPr="007E729C" w:rsidDel="002746EF" w:rsidRDefault="002E650E" w:rsidP="002E650E">
      <w:pPr>
        <w:pStyle w:val="PlainText"/>
        <w:ind w:left="360"/>
        <w:rPr>
          <w:del w:id="1276" w:author="Pacella, Christina (DEC)" w:date="2025-04-29T12:06:00Z"/>
          <w:rFonts w:ascii="Garamond" w:eastAsia="MS Mincho" w:hAnsi="Garamond"/>
          <w:bCs/>
          <w:sz w:val="22"/>
          <w:szCs w:val="22"/>
        </w:rPr>
      </w:pPr>
      <w:del w:id="1277" w:author="Pacella, Christina (DEC)" w:date="2025-04-29T12:06:00Z">
        <w:r w:rsidRPr="007E729C" w:rsidDel="002746EF">
          <w:rPr>
            <w:rFonts w:ascii="Garamond" w:eastAsia="MS Mincho" w:hAnsi="Garamond"/>
            <w:bCs/>
            <w:sz w:val="22"/>
            <w:szCs w:val="22"/>
          </w:rPr>
          <w:delText>Model #SQ110 Apogee Quantum Sensor</w:delText>
        </w:r>
      </w:del>
    </w:p>
    <w:p w14:paraId="56D4B629" w14:textId="7BC55C2D" w:rsidR="002E650E" w:rsidDel="002746EF" w:rsidRDefault="002E650E" w:rsidP="002E650E">
      <w:pPr>
        <w:pStyle w:val="PlainText"/>
        <w:ind w:left="360"/>
        <w:rPr>
          <w:del w:id="1278" w:author="Pacella, Christina (DEC)" w:date="2025-04-29T12:06:00Z"/>
          <w:rFonts w:ascii="Garamond" w:eastAsia="MS Mincho" w:hAnsi="Garamond"/>
          <w:sz w:val="22"/>
          <w:szCs w:val="22"/>
        </w:rPr>
      </w:pPr>
      <w:del w:id="1279" w:author="Pacella, Christina (DEC)" w:date="2025-04-29T12:06:00Z">
        <w:r w:rsidRPr="00D55F34" w:rsidDel="002746EF">
          <w:rPr>
            <w:rFonts w:ascii="Garamond" w:eastAsia="MS Mincho" w:hAnsi="Garamond"/>
            <w:sz w:val="22"/>
            <w:szCs w:val="22"/>
          </w:rPr>
          <w:delText>Light spectrum waveband:  4</w:delText>
        </w:r>
        <w:r w:rsidDel="002746EF">
          <w:rPr>
            <w:rFonts w:ascii="Garamond" w:eastAsia="MS Mincho" w:hAnsi="Garamond"/>
            <w:sz w:val="22"/>
            <w:szCs w:val="22"/>
          </w:rPr>
          <w:delText>10</w:delText>
        </w:r>
        <w:r w:rsidRPr="00D55F34" w:rsidDel="002746EF">
          <w:rPr>
            <w:rFonts w:ascii="Garamond" w:eastAsia="MS Mincho" w:hAnsi="Garamond"/>
            <w:sz w:val="22"/>
            <w:szCs w:val="22"/>
          </w:rPr>
          <w:delText xml:space="preserve"> to </w:delText>
        </w:r>
        <w:r w:rsidDel="002746EF">
          <w:rPr>
            <w:rFonts w:ascii="Garamond" w:eastAsia="MS Mincho" w:hAnsi="Garamond"/>
            <w:sz w:val="22"/>
            <w:szCs w:val="22"/>
          </w:rPr>
          <w:delText>655</w:delText>
        </w:r>
        <w:r w:rsidRPr="00D55F34" w:rsidDel="002746EF">
          <w:rPr>
            <w:rFonts w:ascii="Garamond" w:eastAsia="MS Mincho" w:hAnsi="Garamond"/>
            <w:sz w:val="22"/>
            <w:szCs w:val="22"/>
          </w:rPr>
          <w:delText xml:space="preserve"> nm</w:delText>
        </w:r>
      </w:del>
    </w:p>
    <w:p w14:paraId="395D341D" w14:textId="4E6FCFD3" w:rsidR="002E650E" w:rsidRPr="00D55F34" w:rsidDel="002746EF" w:rsidRDefault="002E650E" w:rsidP="002E650E">
      <w:pPr>
        <w:pStyle w:val="PlainText"/>
        <w:ind w:left="360"/>
        <w:rPr>
          <w:del w:id="1280" w:author="Pacella, Christina (DEC)" w:date="2025-04-29T12:06:00Z"/>
          <w:rFonts w:ascii="Garamond" w:eastAsia="MS Mincho" w:hAnsi="Garamond"/>
          <w:sz w:val="22"/>
          <w:szCs w:val="22"/>
        </w:rPr>
      </w:pPr>
      <w:del w:id="1281" w:author="Pacella, Christina (DEC)" w:date="2025-04-29T12:06:00Z">
        <w:r w:rsidRPr="00E87CC3" w:rsidDel="002746EF">
          <w:rPr>
            <w:rFonts w:ascii="Garamond" w:eastAsia="MS Mincho" w:hAnsi="Garamond"/>
            <w:sz w:val="22"/>
            <w:szCs w:val="22"/>
          </w:rPr>
          <w:delText>Temperature dependence:</w:delText>
        </w:r>
        <w:r w:rsidDel="002746EF">
          <w:rPr>
            <w:rFonts w:ascii="Garamond" w:eastAsia="MS Mincho" w:hAnsi="Garamond"/>
            <w:sz w:val="22"/>
            <w:szCs w:val="22"/>
          </w:rPr>
          <w:delText xml:space="preserve"> 0.06</w:delText>
        </w:r>
        <w:r w:rsidR="00B1437B" w:rsidDel="002746EF">
          <w:rPr>
            <w:rFonts w:ascii="Garamond" w:eastAsia="MS Mincho" w:hAnsi="Garamond"/>
            <w:sz w:val="22"/>
            <w:szCs w:val="22"/>
          </w:rPr>
          <w:delText xml:space="preserve"> </w:delText>
        </w:r>
        <w:r w:rsidR="00B1437B" w:rsidRPr="00675336" w:rsidDel="002746EF">
          <w:rPr>
            <w:rFonts w:ascii="Garamond" w:eastAsia="MS Mincho" w:hAnsi="Garamond"/>
            <w:sz w:val="22"/>
            <w:szCs w:val="22"/>
          </w:rPr>
          <w:delText>±</w:delText>
        </w:r>
        <w:r w:rsidR="00B1437B" w:rsidDel="002746EF">
          <w:rPr>
            <w:rFonts w:ascii="Garamond" w:eastAsia="MS Mincho" w:hAnsi="Garamond"/>
            <w:sz w:val="22"/>
            <w:szCs w:val="22"/>
          </w:rPr>
          <w:delText xml:space="preserve"> </w:delText>
        </w:r>
        <w:r w:rsidDel="002746EF">
          <w:rPr>
            <w:rFonts w:ascii="Garamond" w:eastAsia="MS Mincho" w:hAnsi="Garamond"/>
            <w:sz w:val="22"/>
            <w:szCs w:val="22"/>
          </w:rPr>
          <w:delText xml:space="preserve">0.06% per °C  </w:delText>
        </w:r>
      </w:del>
    </w:p>
    <w:p w14:paraId="47A5019E" w14:textId="27C7C608" w:rsidR="002E650E" w:rsidRPr="00D55F34" w:rsidDel="002746EF" w:rsidRDefault="002E650E" w:rsidP="002E650E">
      <w:pPr>
        <w:pStyle w:val="PlainText"/>
        <w:ind w:left="360"/>
        <w:rPr>
          <w:del w:id="1282" w:author="Pacella, Christina (DEC)" w:date="2025-04-29T12:06:00Z"/>
          <w:rFonts w:ascii="Garamond" w:eastAsia="MS Mincho" w:hAnsi="Garamond"/>
          <w:sz w:val="22"/>
          <w:szCs w:val="22"/>
        </w:rPr>
      </w:pPr>
      <w:del w:id="1283" w:author="Pacella, Christina (DEC)" w:date="2025-04-29T12:06:00Z">
        <w:r w:rsidRPr="00D55F34" w:rsidDel="002746EF">
          <w:rPr>
            <w:rFonts w:ascii="Garamond" w:eastAsia="MS Mincho" w:hAnsi="Garamond"/>
            <w:sz w:val="22"/>
            <w:szCs w:val="22"/>
          </w:rPr>
          <w:delText>Stability:  &lt;±2% change over 1 yr</w:delText>
        </w:r>
      </w:del>
    </w:p>
    <w:p w14:paraId="203BF65F" w14:textId="70E5633F" w:rsidR="002E650E" w:rsidRPr="00D55F34" w:rsidDel="002746EF" w:rsidRDefault="002E650E" w:rsidP="002E650E">
      <w:pPr>
        <w:pStyle w:val="PlainText"/>
        <w:ind w:left="360"/>
        <w:rPr>
          <w:del w:id="1284" w:author="Pacella, Christina (DEC)" w:date="2025-04-29T12:06:00Z"/>
          <w:rFonts w:ascii="Garamond" w:eastAsia="MS Mincho" w:hAnsi="Garamond"/>
          <w:sz w:val="22"/>
          <w:szCs w:val="22"/>
        </w:rPr>
      </w:pPr>
      <w:del w:id="1285" w:author="Pacella, Christina (DEC)" w:date="2025-04-29T12:06:00Z">
        <w:r w:rsidRPr="00D55F34" w:rsidDel="002746EF">
          <w:rPr>
            <w:rFonts w:ascii="Garamond" w:eastAsia="MS Mincho" w:hAnsi="Garamond"/>
            <w:sz w:val="22"/>
            <w:szCs w:val="22"/>
          </w:rPr>
          <w:delText>Operating Temperature:  -</w:delText>
        </w:r>
        <w:r w:rsidDel="002746EF">
          <w:rPr>
            <w:rFonts w:ascii="Garamond" w:eastAsia="MS Mincho" w:hAnsi="Garamond"/>
            <w:sz w:val="22"/>
            <w:szCs w:val="22"/>
          </w:rPr>
          <w:delText>40</w:delText>
        </w:r>
        <w:r w:rsidRPr="00D55F34" w:rsidDel="002746EF">
          <w:rPr>
            <w:rFonts w:ascii="Garamond" w:eastAsia="MS Mincho" w:hAnsi="Garamond"/>
            <w:sz w:val="22"/>
            <w:szCs w:val="22"/>
          </w:rPr>
          <w:delText xml:space="preserve">°C to </w:delText>
        </w:r>
        <w:r w:rsidDel="002746EF">
          <w:rPr>
            <w:rFonts w:ascii="Garamond" w:eastAsia="MS Mincho" w:hAnsi="Garamond"/>
            <w:sz w:val="22"/>
            <w:szCs w:val="22"/>
          </w:rPr>
          <w:delText>70</w:delText>
        </w:r>
        <w:r w:rsidRPr="00D55F34" w:rsidDel="002746EF">
          <w:rPr>
            <w:rFonts w:ascii="Garamond" w:eastAsia="MS Mincho" w:hAnsi="Garamond"/>
            <w:sz w:val="22"/>
            <w:szCs w:val="22"/>
          </w:rPr>
          <w:delText>°C; Humidity 0 to 100%</w:delText>
        </w:r>
      </w:del>
    </w:p>
    <w:p w14:paraId="37676A89" w14:textId="62BA35D5" w:rsidR="002E650E" w:rsidDel="002746EF" w:rsidRDefault="002E650E" w:rsidP="002E650E">
      <w:pPr>
        <w:pStyle w:val="PlainText"/>
        <w:ind w:left="360"/>
        <w:rPr>
          <w:del w:id="1286" w:author="Pacella, Christina (DEC)" w:date="2025-04-29T12:06:00Z"/>
          <w:rFonts w:ascii="Garamond" w:eastAsia="MS Mincho" w:hAnsi="Garamond"/>
          <w:sz w:val="22"/>
          <w:szCs w:val="22"/>
        </w:rPr>
      </w:pPr>
      <w:del w:id="1287" w:author="Pacella, Christina (DEC)" w:date="2025-04-29T12:06:00Z">
        <w:r w:rsidRPr="00D55F34" w:rsidDel="002746EF">
          <w:rPr>
            <w:rFonts w:ascii="Garamond" w:eastAsia="MS Mincho" w:hAnsi="Garamond"/>
            <w:sz w:val="22"/>
            <w:szCs w:val="22"/>
          </w:rPr>
          <w:delText xml:space="preserve">Cosine Response: 45° zenith angle: </w:delText>
        </w:r>
        <w:r w:rsidR="00B1437B" w:rsidRPr="00675336" w:rsidDel="002746EF">
          <w:rPr>
            <w:rFonts w:ascii="Garamond" w:eastAsia="MS Mincho" w:hAnsi="Garamond"/>
            <w:sz w:val="22"/>
            <w:szCs w:val="22"/>
          </w:rPr>
          <w:delText>±</w:delText>
        </w:r>
        <w:r w:rsidRPr="00D55F34" w:rsidDel="002746EF">
          <w:rPr>
            <w:rFonts w:ascii="Garamond" w:eastAsia="MS Mincho" w:hAnsi="Garamond"/>
            <w:sz w:val="22"/>
            <w:szCs w:val="22"/>
          </w:rPr>
          <w:delText xml:space="preserve"> </w:delText>
        </w:r>
        <w:r w:rsidDel="002746EF">
          <w:rPr>
            <w:rFonts w:ascii="Garamond" w:eastAsia="MS Mincho" w:hAnsi="Garamond"/>
            <w:sz w:val="22"/>
            <w:szCs w:val="22"/>
          </w:rPr>
          <w:delText>2</w:delText>
        </w:r>
        <w:r w:rsidRPr="00D55F34" w:rsidDel="002746EF">
          <w:rPr>
            <w:rFonts w:ascii="Garamond" w:eastAsia="MS Mincho" w:hAnsi="Garamond"/>
            <w:sz w:val="22"/>
            <w:szCs w:val="22"/>
          </w:rPr>
          <w:delText xml:space="preserve">%; 75° zenith angle: </w:delText>
        </w:r>
        <w:r w:rsidR="00B1437B" w:rsidRPr="00675336" w:rsidDel="002746EF">
          <w:rPr>
            <w:rFonts w:ascii="Garamond" w:eastAsia="MS Mincho" w:hAnsi="Garamond"/>
            <w:sz w:val="22"/>
            <w:szCs w:val="22"/>
          </w:rPr>
          <w:delText>±</w:delText>
        </w:r>
        <w:r w:rsidRPr="00D55F34" w:rsidDel="002746EF">
          <w:rPr>
            <w:rFonts w:ascii="Garamond" w:eastAsia="MS Mincho" w:hAnsi="Garamond"/>
            <w:sz w:val="22"/>
            <w:szCs w:val="22"/>
          </w:rPr>
          <w:delText xml:space="preserve"> 5%</w:delText>
        </w:r>
      </w:del>
    </w:p>
    <w:p w14:paraId="156EE350" w14:textId="182F768D" w:rsidR="002E650E" w:rsidDel="002746EF" w:rsidRDefault="002E650E" w:rsidP="002E650E">
      <w:pPr>
        <w:pStyle w:val="PlainText"/>
        <w:ind w:left="360"/>
        <w:rPr>
          <w:del w:id="1288" w:author="Pacella, Christina (DEC)" w:date="2025-04-29T12:06:00Z"/>
          <w:rFonts w:ascii="Garamond" w:eastAsia="MS Mincho" w:hAnsi="Garamond"/>
          <w:sz w:val="22"/>
          <w:szCs w:val="22"/>
        </w:rPr>
      </w:pPr>
      <w:del w:id="1289" w:author="Pacella, Christina (DEC)" w:date="2025-04-29T12:06:00Z">
        <w:r w:rsidDel="002746EF">
          <w:rPr>
            <w:rFonts w:ascii="Garamond" w:eastAsia="MS Mincho" w:hAnsi="Garamond"/>
            <w:sz w:val="22"/>
            <w:szCs w:val="22"/>
          </w:rPr>
          <w:delText>Sensitivity:  0.2mV per µmol</w:delText>
        </w:r>
        <w:r w:rsidRPr="00E87CC3" w:rsidDel="002746EF">
          <w:rPr>
            <w:rFonts w:ascii="Garamond" w:eastAsia="MS Mincho" w:hAnsi="Garamond"/>
            <w:sz w:val="22"/>
            <w:szCs w:val="22"/>
          </w:rPr>
          <w:delText xml:space="preserve"> s-1 m-2</w:delText>
        </w:r>
      </w:del>
    </w:p>
    <w:p w14:paraId="5A1329DC" w14:textId="42952763" w:rsidR="00CD671F" w:rsidRPr="00440C0E" w:rsidDel="002746EF" w:rsidRDefault="00CD671F" w:rsidP="00440C0E">
      <w:pPr>
        <w:pStyle w:val="PlainText"/>
        <w:ind w:firstLine="360"/>
        <w:rPr>
          <w:del w:id="1290" w:author="Pacella, Christina (DEC)" w:date="2025-04-29T12:06:00Z"/>
          <w:rFonts w:ascii="Garamond" w:eastAsia="MS Mincho" w:hAnsi="Garamond"/>
          <w:b/>
          <w:sz w:val="22"/>
          <w:szCs w:val="22"/>
        </w:rPr>
      </w:pPr>
      <w:del w:id="1291" w:author="Pacella, Christina (DEC)" w:date="2025-04-29T12:06:00Z">
        <w:r w:rsidRPr="00F94948" w:rsidDel="002746EF">
          <w:rPr>
            <w:rFonts w:ascii="Garamond" w:eastAsia="MS Mincho" w:hAnsi="Garamond"/>
            <w:sz w:val="22"/>
            <w:szCs w:val="22"/>
          </w:rPr>
          <w:delText>Multiplier: 0.025</w:delText>
        </w:r>
        <w:r w:rsidRPr="00440C0E" w:rsidDel="002746EF">
          <w:rPr>
            <w:rFonts w:ascii="Garamond" w:eastAsia="MS Mincho" w:hAnsi="Garamond"/>
            <w:b/>
            <w:sz w:val="22"/>
            <w:szCs w:val="22"/>
          </w:rPr>
          <w:delText xml:space="preserve"> </w:delText>
        </w:r>
        <w:r w:rsidR="00022BD8" w:rsidDel="002746EF">
          <w:rPr>
            <w:rFonts w:ascii="Garamond" w:eastAsia="MS Mincho" w:hAnsi="Garamond"/>
            <w:sz w:val="22"/>
            <w:szCs w:val="22"/>
          </w:rPr>
          <w:delText xml:space="preserve">(this does not change) – </w:delText>
        </w:r>
        <w:r w:rsidR="00022BD8" w:rsidRPr="00784ACA" w:rsidDel="002746EF">
          <w:rPr>
            <w:rFonts w:ascii="Garamond" w:eastAsia="MS Mincho" w:hAnsi="Garamond"/>
            <w:i/>
            <w:sz w:val="22"/>
            <w:szCs w:val="22"/>
          </w:rPr>
          <w:delText>include</w:delText>
        </w:r>
      </w:del>
    </w:p>
    <w:p w14:paraId="2C39C6CC" w14:textId="1579B6D4" w:rsidR="002E650E" w:rsidRPr="00E87CC3" w:rsidDel="002746EF" w:rsidRDefault="002E650E" w:rsidP="002E650E">
      <w:pPr>
        <w:pStyle w:val="PlainText"/>
        <w:ind w:left="360"/>
        <w:rPr>
          <w:del w:id="1292" w:author="Pacella, Christina (DEC)" w:date="2025-04-29T12:06:00Z"/>
          <w:rFonts w:ascii="Garamond" w:eastAsia="MS Mincho" w:hAnsi="Garamond"/>
          <w:sz w:val="22"/>
          <w:szCs w:val="22"/>
        </w:rPr>
      </w:pPr>
      <w:del w:id="1293"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04A95F12" w14:textId="79679D4F" w:rsidR="00950361" w:rsidDel="002746EF" w:rsidRDefault="00950361" w:rsidP="00950361">
      <w:pPr>
        <w:pStyle w:val="PlainText"/>
        <w:ind w:left="360"/>
        <w:rPr>
          <w:del w:id="1294" w:author="Pacella, Christina (DEC)" w:date="2025-04-29T12:06:00Z"/>
          <w:rFonts w:ascii="Garamond" w:eastAsia="MS Mincho" w:hAnsi="Garamond"/>
          <w:sz w:val="22"/>
          <w:szCs w:val="22"/>
        </w:rPr>
      </w:pPr>
    </w:p>
    <w:p w14:paraId="0A4274FC" w14:textId="40C2FE62" w:rsidR="00950361" w:rsidRPr="00E87CC3" w:rsidDel="002746EF" w:rsidRDefault="00950361" w:rsidP="00950361">
      <w:pPr>
        <w:pStyle w:val="PlainText"/>
        <w:ind w:left="360"/>
        <w:rPr>
          <w:del w:id="1295" w:author="Pacella, Christina (DEC)" w:date="2025-04-29T12:06:00Z"/>
          <w:rFonts w:ascii="Garamond" w:eastAsia="MS Mincho" w:hAnsi="Garamond"/>
          <w:sz w:val="22"/>
          <w:szCs w:val="22"/>
        </w:rPr>
      </w:pPr>
      <w:del w:id="1296" w:author="Pacella, Christina (DEC)" w:date="2025-04-29T12:06:00Z">
        <w:r w:rsidRPr="00E87CC3" w:rsidDel="002746EF">
          <w:rPr>
            <w:rFonts w:ascii="Garamond" w:eastAsia="MS Mincho" w:hAnsi="Garamond"/>
            <w:sz w:val="22"/>
            <w:szCs w:val="22"/>
          </w:rPr>
          <w:delText xml:space="preserve">Parameter: </w:delText>
        </w:r>
        <w:r w:rsidDel="002746EF">
          <w:rPr>
            <w:rFonts w:ascii="Garamond" w:eastAsia="MS Mincho" w:hAnsi="Garamond"/>
            <w:sz w:val="22"/>
            <w:szCs w:val="22"/>
          </w:rPr>
          <w:delText>Photosynthetically Active Radiation (PAR)</w:delText>
        </w:r>
      </w:del>
    </w:p>
    <w:p w14:paraId="328E8BAA" w14:textId="5C10E857" w:rsidR="00950361" w:rsidRPr="00D55F34" w:rsidDel="002746EF" w:rsidRDefault="00950361" w:rsidP="00950361">
      <w:pPr>
        <w:pStyle w:val="PlainText"/>
        <w:ind w:left="360"/>
        <w:rPr>
          <w:del w:id="1297" w:author="Pacella, Christina (DEC)" w:date="2025-04-29T12:06:00Z"/>
          <w:rFonts w:ascii="Garamond" w:eastAsia="MS Mincho" w:hAnsi="Garamond"/>
          <w:sz w:val="22"/>
          <w:szCs w:val="22"/>
        </w:rPr>
      </w:pPr>
      <w:del w:id="1298" w:author="Pacella, Christina (DEC)" w:date="2025-04-29T12:06:00Z">
        <w:r w:rsidRPr="00D55F34" w:rsidDel="002746EF">
          <w:rPr>
            <w:rFonts w:ascii="Garamond" w:eastAsia="MS Mincho" w:hAnsi="Garamond"/>
            <w:sz w:val="22"/>
            <w:szCs w:val="22"/>
          </w:rPr>
          <w:delText>Units:  mmoles m-2 (total flux)</w:delText>
        </w:r>
      </w:del>
    </w:p>
    <w:p w14:paraId="2190C15E" w14:textId="6713296C" w:rsidR="00950361" w:rsidDel="002746EF" w:rsidRDefault="00950361" w:rsidP="00950361">
      <w:pPr>
        <w:pStyle w:val="PlainText"/>
        <w:ind w:left="360"/>
        <w:rPr>
          <w:del w:id="1299" w:author="Pacella, Christina (DEC)" w:date="2025-04-29T12:06:00Z"/>
          <w:rFonts w:ascii="Garamond" w:eastAsia="MS Mincho" w:hAnsi="Garamond"/>
          <w:sz w:val="22"/>
          <w:szCs w:val="22"/>
        </w:rPr>
      </w:pPr>
      <w:del w:id="1300" w:author="Pacella, Christina (DEC)" w:date="2025-04-29T12:06:00Z">
        <w:r w:rsidDel="002746EF">
          <w:rPr>
            <w:rFonts w:ascii="Garamond" w:eastAsia="MS Mincho" w:hAnsi="Garamond"/>
            <w:sz w:val="22"/>
            <w:szCs w:val="22"/>
          </w:rPr>
          <w:delText>Sensor type: Quantum Sensor; high stability silicon photodiode (blue enhanced) in anodized aluminum case with acrylic diffuser</w:delText>
        </w:r>
      </w:del>
    </w:p>
    <w:p w14:paraId="4956E700" w14:textId="706727DF" w:rsidR="00950361" w:rsidDel="002746EF" w:rsidRDefault="00950361" w:rsidP="00950361">
      <w:pPr>
        <w:pStyle w:val="PlainText"/>
        <w:ind w:left="360"/>
        <w:rPr>
          <w:del w:id="1301" w:author="Pacella, Christina (DEC)" w:date="2025-04-29T12:06:00Z"/>
          <w:rFonts w:ascii="Garamond" w:eastAsia="MS Mincho" w:hAnsi="Garamond"/>
          <w:sz w:val="22"/>
          <w:szCs w:val="22"/>
        </w:rPr>
      </w:pPr>
      <w:del w:id="1302" w:author="Pacella, Christina (DEC)" w:date="2025-04-29T12:06:00Z">
        <w:r w:rsidDel="002746EF">
          <w:rPr>
            <w:rFonts w:ascii="Garamond" w:eastAsia="MS Mincho" w:hAnsi="Garamond"/>
            <w:sz w:val="22"/>
            <w:szCs w:val="22"/>
          </w:rPr>
          <w:delText>Model: CS310 (SQ-500)</w:delText>
        </w:r>
      </w:del>
    </w:p>
    <w:p w14:paraId="25E8B927" w14:textId="346900B0" w:rsidR="00950361" w:rsidDel="002746EF" w:rsidRDefault="00950361" w:rsidP="00950361">
      <w:pPr>
        <w:pStyle w:val="PlainText"/>
        <w:ind w:left="360"/>
        <w:rPr>
          <w:del w:id="1303" w:author="Pacella, Christina (DEC)" w:date="2025-04-29T12:06:00Z"/>
          <w:rFonts w:ascii="Garamond" w:eastAsia="MS Mincho" w:hAnsi="Garamond"/>
          <w:sz w:val="22"/>
          <w:szCs w:val="22"/>
        </w:rPr>
      </w:pPr>
      <w:del w:id="1304" w:author="Pacella, Christina (DEC)" w:date="2025-04-29T12:06:00Z">
        <w:r w:rsidDel="002746EF">
          <w:rPr>
            <w:rFonts w:ascii="Garamond" w:eastAsia="MS Mincho" w:hAnsi="Garamond"/>
            <w:sz w:val="22"/>
            <w:szCs w:val="22"/>
          </w:rPr>
          <w:delText xml:space="preserve">Light spectrum waveband: </w:delText>
        </w:r>
        <w:r w:rsidRPr="00675336" w:rsidDel="002746EF">
          <w:rPr>
            <w:rFonts w:ascii="Garamond" w:eastAsia="MS Mincho" w:hAnsi="Garamond"/>
            <w:sz w:val="22"/>
            <w:szCs w:val="22"/>
          </w:rPr>
          <w:delText>389 to 692 nm</w:delText>
        </w:r>
      </w:del>
    </w:p>
    <w:p w14:paraId="6C13D1F3" w14:textId="5CF59647" w:rsidR="00950361" w:rsidDel="002746EF" w:rsidRDefault="00950361" w:rsidP="00950361">
      <w:pPr>
        <w:pStyle w:val="PlainText"/>
        <w:ind w:left="360"/>
        <w:rPr>
          <w:del w:id="1305" w:author="Pacella, Christina (DEC)" w:date="2025-04-29T12:06:00Z"/>
          <w:rFonts w:ascii="Garamond" w:eastAsia="MS Mincho" w:hAnsi="Garamond"/>
          <w:sz w:val="22"/>
          <w:szCs w:val="22"/>
        </w:rPr>
      </w:pPr>
      <w:del w:id="1306" w:author="Pacella, Christina (DEC)" w:date="2025-04-29T12:06:00Z">
        <w:r w:rsidDel="002746EF">
          <w:rPr>
            <w:rFonts w:ascii="Garamond" w:eastAsia="MS Mincho" w:hAnsi="Garamond"/>
            <w:sz w:val="22"/>
            <w:szCs w:val="22"/>
          </w:rPr>
          <w:delText xml:space="preserve">Temperature dependence: </w:delText>
        </w:r>
        <w:r w:rsidRPr="00675336" w:rsidDel="002746EF">
          <w:rPr>
            <w:rFonts w:ascii="Garamond" w:eastAsia="MS Mincho" w:hAnsi="Garamond"/>
            <w:sz w:val="22"/>
            <w:szCs w:val="22"/>
          </w:rPr>
          <w:delText>–0.11 ± 0.04%/°C</w:delText>
        </w:r>
      </w:del>
    </w:p>
    <w:p w14:paraId="4F6A4DBD" w14:textId="23D942DD" w:rsidR="00950361" w:rsidDel="002746EF" w:rsidRDefault="00950361" w:rsidP="00950361">
      <w:pPr>
        <w:pStyle w:val="PlainText"/>
        <w:ind w:left="360"/>
        <w:rPr>
          <w:del w:id="1307" w:author="Pacella, Christina (DEC)" w:date="2025-04-29T12:06:00Z"/>
          <w:rFonts w:ascii="Garamond" w:eastAsia="MS Mincho" w:hAnsi="Garamond"/>
          <w:sz w:val="22"/>
          <w:szCs w:val="22"/>
        </w:rPr>
      </w:pPr>
      <w:del w:id="1308" w:author="Pacella, Christina (DEC)" w:date="2025-04-29T12:06:00Z">
        <w:r w:rsidDel="002746EF">
          <w:rPr>
            <w:rFonts w:ascii="Garamond" w:eastAsia="MS Mincho" w:hAnsi="Garamond"/>
            <w:sz w:val="22"/>
            <w:szCs w:val="22"/>
          </w:rPr>
          <w:delText>Stability:</w:delText>
        </w:r>
        <w:r w:rsidRPr="008A16B9" w:rsidDel="002746EF">
          <w:delText xml:space="preserve"> </w:delText>
        </w:r>
        <w:r w:rsidRPr="008A16B9" w:rsidDel="002746EF">
          <w:rPr>
            <w:rFonts w:ascii="Garamond" w:eastAsia="MS Mincho" w:hAnsi="Garamond"/>
            <w:sz w:val="22"/>
            <w:szCs w:val="22"/>
          </w:rPr>
          <w:delText>&lt; ±2% change over a 1-year period</w:delText>
        </w:r>
        <w:r w:rsidRPr="008A16B9" w:rsidDel="002746EF">
          <w:rPr>
            <w:rFonts w:ascii="Garamond" w:eastAsia="MS Mincho" w:hAnsi="Garamond"/>
            <w:sz w:val="22"/>
            <w:szCs w:val="22"/>
          </w:rPr>
          <w:cr/>
        </w:r>
        <w:r w:rsidDel="002746EF">
          <w:rPr>
            <w:rFonts w:ascii="Garamond" w:eastAsia="MS Mincho" w:hAnsi="Garamond"/>
            <w:sz w:val="22"/>
            <w:szCs w:val="22"/>
          </w:rPr>
          <w:delText>Operating temperature:</w:delText>
        </w:r>
        <w:r w:rsidRPr="008A16B9" w:rsidDel="002746EF">
          <w:delText xml:space="preserve"> </w:delText>
        </w:r>
        <w:r w:rsidRPr="008A16B9" w:rsidDel="002746EF">
          <w:rPr>
            <w:rFonts w:ascii="Garamond" w:eastAsia="MS Mincho" w:hAnsi="Garamond"/>
            <w:sz w:val="22"/>
            <w:szCs w:val="22"/>
          </w:rPr>
          <w:delText>–40 to 70 °C</w:delText>
        </w:r>
      </w:del>
    </w:p>
    <w:p w14:paraId="3C352C3E" w14:textId="5DD1ED54" w:rsidR="00950361" w:rsidDel="002746EF" w:rsidRDefault="00950361" w:rsidP="00950361">
      <w:pPr>
        <w:pStyle w:val="PlainText"/>
        <w:ind w:left="360"/>
        <w:rPr>
          <w:del w:id="1309" w:author="Pacella, Christina (DEC)" w:date="2025-04-29T12:06:00Z"/>
          <w:rFonts w:ascii="Garamond" w:eastAsia="MS Mincho" w:hAnsi="Garamond"/>
          <w:sz w:val="22"/>
          <w:szCs w:val="22"/>
        </w:rPr>
      </w:pPr>
      <w:del w:id="1310" w:author="Pacella, Christina (DEC)" w:date="2025-04-29T12:06:00Z">
        <w:r w:rsidDel="002746EF">
          <w:rPr>
            <w:rFonts w:ascii="Garamond" w:eastAsia="MS Mincho" w:hAnsi="Garamond"/>
            <w:sz w:val="22"/>
            <w:szCs w:val="22"/>
          </w:rPr>
          <w:delText xml:space="preserve">Cosine Response:  </w:delText>
        </w:r>
        <w:r w:rsidRPr="008A16B9" w:rsidDel="002746EF">
          <w:rPr>
            <w:rFonts w:ascii="Garamond" w:eastAsia="MS Mincho" w:hAnsi="Garamond"/>
            <w:sz w:val="22"/>
            <w:szCs w:val="22"/>
          </w:rPr>
          <w:delText>±5% at 75° zenith angle</w:delText>
        </w:r>
      </w:del>
    </w:p>
    <w:p w14:paraId="5EEF2588" w14:textId="77BAD1FE" w:rsidR="00950361" w:rsidDel="002746EF" w:rsidRDefault="00950361" w:rsidP="00950361">
      <w:pPr>
        <w:pStyle w:val="PlainText"/>
        <w:ind w:left="360"/>
        <w:rPr>
          <w:del w:id="1311" w:author="Pacella, Christina (DEC)" w:date="2025-04-29T12:06:00Z"/>
          <w:rFonts w:ascii="Garamond" w:eastAsia="MS Mincho" w:hAnsi="Garamond"/>
          <w:sz w:val="22"/>
          <w:szCs w:val="22"/>
        </w:rPr>
      </w:pPr>
      <w:del w:id="1312" w:author="Pacella, Christina (DEC)" w:date="2025-04-29T12:06:00Z">
        <w:r w:rsidDel="002746EF">
          <w:rPr>
            <w:rFonts w:ascii="Garamond" w:eastAsia="MS Mincho" w:hAnsi="Garamond"/>
            <w:sz w:val="22"/>
            <w:szCs w:val="22"/>
          </w:rPr>
          <w:delText xml:space="preserve">Sensitivity: </w:delText>
        </w:r>
        <w:r w:rsidRPr="008A16B9" w:rsidDel="002746EF">
          <w:rPr>
            <w:rFonts w:ascii="Garamond" w:eastAsia="MS Mincho" w:hAnsi="Garamond"/>
            <w:sz w:val="22"/>
            <w:szCs w:val="22"/>
          </w:rPr>
          <w:delText>0.01 mV per µmol/m2/s</w:delText>
        </w:r>
      </w:del>
    </w:p>
    <w:p w14:paraId="177FB889" w14:textId="39C00CA3" w:rsidR="00950361" w:rsidDel="002746EF" w:rsidRDefault="00950361" w:rsidP="00950361">
      <w:pPr>
        <w:pStyle w:val="PlainText"/>
        <w:ind w:left="360"/>
        <w:rPr>
          <w:del w:id="1313" w:author="Pacella, Christina (DEC)" w:date="2025-04-29T12:06:00Z"/>
          <w:rFonts w:ascii="Garamond" w:eastAsia="MS Mincho" w:hAnsi="Garamond"/>
          <w:sz w:val="22"/>
          <w:szCs w:val="22"/>
        </w:rPr>
      </w:pPr>
      <w:del w:id="1314" w:author="Pacella, Christina (DEC)" w:date="2025-04-29T12:06:00Z">
        <w:r w:rsidDel="002746EF">
          <w:rPr>
            <w:rFonts w:ascii="Garamond" w:eastAsia="MS Mincho" w:hAnsi="Garamond"/>
            <w:sz w:val="22"/>
            <w:szCs w:val="22"/>
          </w:rPr>
          <w:delText xml:space="preserve">Multiplier: 0.5 (this does not change) – </w:delText>
        </w:r>
        <w:r w:rsidRPr="00784ACA" w:rsidDel="002746EF">
          <w:rPr>
            <w:rFonts w:ascii="Garamond" w:eastAsia="MS Mincho" w:hAnsi="Garamond"/>
            <w:i/>
            <w:sz w:val="22"/>
            <w:szCs w:val="22"/>
          </w:rPr>
          <w:delText>include</w:delText>
        </w:r>
        <w:r w:rsidDel="002746EF">
          <w:rPr>
            <w:rFonts w:ascii="Garamond" w:eastAsia="MS Mincho" w:hAnsi="Garamond"/>
            <w:sz w:val="22"/>
            <w:szCs w:val="22"/>
          </w:rPr>
          <w:delText xml:space="preserve"> </w:delText>
        </w:r>
      </w:del>
    </w:p>
    <w:p w14:paraId="19D7295A" w14:textId="110CB6DA" w:rsidR="00950361" w:rsidRPr="00E87CC3" w:rsidDel="002746EF" w:rsidRDefault="00950361" w:rsidP="00950361">
      <w:pPr>
        <w:pStyle w:val="PlainText"/>
        <w:ind w:left="360"/>
        <w:rPr>
          <w:del w:id="1315" w:author="Pacella, Christina (DEC)" w:date="2025-04-29T12:06:00Z"/>
          <w:rFonts w:ascii="Garamond" w:eastAsia="MS Mincho" w:hAnsi="Garamond"/>
          <w:sz w:val="22"/>
          <w:szCs w:val="22"/>
        </w:rPr>
      </w:pPr>
      <w:del w:id="1316"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3F8C4CD6" w14:textId="2FCF7C13" w:rsidR="00541731" w:rsidDel="002746EF" w:rsidRDefault="00541731" w:rsidP="00DA0087">
      <w:pPr>
        <w:pStyle w:val="PlainText"/>
        <w:ind w:left="360"/>
        <w:rPr>
          <w:del w:id="1317" w:author="Pacella, Christina (DEC)" w:date="2025-04-29T12:06:00Z"/>
          <w:rFonts w:ascii="Garamond" w:eastAsia="MS Mincho" w:hAnsi="Garamond"/>
          <w:sz w:val="22"/>
          <w:szCs w:val="22"/>
        </w:rPr>
      </w:pPr>
    </w:p>
    <w:p w14:paraId="4895A2BC" w14:textId="45D7A531" w:rsidR="00632578" w:rsidRPr="00E87CC3" w:rsidDel="002746EF" w:rsidRDefault="00632578" w:rsidP="00DA0087">
      <w:pPr>
        <w:pStyle w:val="PlainText"/>
        <w:ind w:left="360"/>
        <w:rPr>
          <w:del w:id="1318" w:author="Pacella, Christina (DEC)" w:date="2025-04-29T12:06:00Z"/>
          <w:rFonts w:ascii="Garamond" w:eastAsia="MS Mincho" w:hAnsi="Garamond"/>
          <w:sz w:val="22"/>
          <w:szCs w:val="22"/>
        </w:rPr>
      </w:pPr>
    </w:p>
    <w:p w14:paraId="2F90E71B" w14:textId="25B698FD" w:rsidR="00E25C96" w:rsidRPr="00E87CC3" w:rsidDel="002746EF" w:rsidRDefault="00E25C96" w:rsidP="00DA0087">
      <w:pPr>
        <w:pStyle w:val="PlainText"/>
        <w:ind w:left="360"/>
        <w:rPr>
          <w:del w:id="1319" w:author="Pacella, Christina (DEC)" w:date="2025-04-29T12:06:00Z"/>
          <w:rFonts w:ascii="Garamond" w:eastAsia="MS Mincho" w:hAnsi="Garamond"/>
          <w:sz w:val="22"/>
          <w:szCs w:val="22"/>
        </w:rPr>
      </w:pPr>
      <w:del w:id="1320" w:author="Pacella, Christina (DEC)" w:date="2025-04-29T12:06:00Z">
        <w:r w:rsidRPr="00E87CC3" w:rsidDel="002746EF">
          <w:rPr>
            <w:rFonts w:ascii="Garamond" w:eastAsia="MS Mincho" w:hAnsi="Garamond"/>
            <w:sz w:val="22"/>
            <w:szCs w:val="22"/>
          </w:rPr>
          <w:delText>Parameter: Precipitation (</w:delText>
        </w:r>
        <w:r w:rsidRPr="00F94948" w:rsidDel="002746EF">
          <w:rPr>
            <w:rFonts w:ascii="Garamond" w:eastAsia="MS Mincho" w:hAnsi="Garamond"/>
            <w:b/>
            <w:sz w:val="22"/>
            <w:szCs w:val="22"/>
          </w:rPr>
          <w:delText>specify if heated rain gauge</w:delText>
        </w:r>
        <w:r w:rsidRPr="00E87CC3" w:rsidDel="002746EF">
          <w:rPr>
            <w:rFonts w:ascii="Garamond" w:eastAsia="MS Mincho" w:hAnsi="Garamond"/>
            <w:sz w:val="22"/>
            <w:szCs w:val="22"/>
          </w:rPr>
          <w:delText>)</w:delText>
        </w:r>
      </w:del>
    </w:p>
    <w:p w14:paraId="64FEC45C" w14:textId="56F6D3DF" w:rsidR="00E25C96" w:rsidRPr="00E87CC3" w:rsidDel="002746EF" w:rsidRDefault="00E25C96" w:rsidP="00DA0087">
      <w:pPr>
        <w:pStyle w:val="PlainText"/>
        <w:ind w:left="360"/>
        <w:rPr>
          <w:del w:id="1321" w:author="Pacella, Christina (DEC)" w:date="2025-04-29T12:06:00Z"/>
          <w:rFonts w:ascii="Garamond" w:eastAsia="MS Mincho" w:hAnsi="Garamond"/>
          <w:sz w:val="22"/>
          <w:szCs w:val="22"/>
        </w:rPr>
      </w:pPr>
      <w:del w:id="1322" w:author="Pacella, Christina (DEC)" w:date="2025-04-29T12:06:00Z">
        <w:r w:rsidRPr="00E87CC3" w:rsidDel="002746EF">
          <w:rPr>
            <w:rFonts w:ascii="Garamond" w:eastAsia="MS Mincho" w:hAnsi="Garamond"/>
            <w:sz w:val="22"/>
            <w:szCs w:val="22"/>
          </w:rPr>
          <w:delText>Units: millimeters (mm)</w:delText>
        </w:r>
        <w:r w:rsidRPr="00E87CC3" w:rsidDel="002746EF">
          <w:rPr>
            <w:rFonts w:ascii="Garamond" w:eastAsia="MS Mincho" w:hAnsi="Garamond"/>
            <w:sz w:val="22"/>
            <w:szCs w:val="22"/>
          </w:rPr>
          <w:tab/>
        </w:r>
        <w:r w:rsidRPr="00E87CC3" w:rsidDel="002746EF">
          <w:rPr>
            <w:rFonts w:ascii="Garamond" w:eastAsia="MS Mincho" w:hAnsi="Garamond"/>
            <w:sz w:val="22"/>
            <w:szCs w:val="22"/>
          </w:rPr>
          <w:tab/>
        </w:r>
      </w:del>
    </w:p>
    <w:p w14:paraId="1CBFD730" w14:textId="48929143" w:rsidR="00E25C96" w:rsidRPr="00E87CC3" w:rsidDel="002746EF" w:rsidRDefault="00E25C96" w:rsidP="00DA0087">
      <w:pPr>
        <w:pStyle w:val="PlainText"/>
        <w:ind w:left="360"/>
        <w:rPr>
          <w:del w:id="1323" w:author="Pacella, Christina (DEC)" w:date="2025-04-29T12:06:00Z"/>
          <w:rFonts w:ascii="Garamond" w:eastAsia="MS Mincho" w:hAnsi="Garamond"/>
          <w:sz w:val="22"/>
          <w:szCs w:val="22"/>
        </w:rPr>
      </w:pPr>
      <w:del w:id="1324" w:author="Pacella, Christina (DEC)" w:date="2025-04-29T12:06:00Z">
        <w:r w:rsidRPr="00E87CC3" w:rsidDel="002746EF">
          <w:rPr>
            <w:rFonts w:ascii="Garamond" w:eastAsia="MS Mincho" w:hAnsi="Garamond"/>
            <w:sz w:val="22"/>
            <w:szCs w:val="22"/>
          </w:rPr>
          <w:delText>Sensor type: Tipping Bucket Rain Gauge</w:delText>
        </w:r>
      </w:del>
    </w:p>
    <w:p w14:paraId="06AF1725" w14:textId="3865D77C" w:rsidR="00E25C96" w:rsidRPr="00E87CC3" w:rsidDel="002746EF" w:rsidRDefault="00E25C96" w:rsidP="00DA0087">
      <w:pPr>
        <w:pStyle w:val="PlainText"/>
        <w:ind w:left="360"/>
        <w:rPr>
          <w:del w:id="1325" w:author="Pacella, Christina (DEC)" w:date="2025-04-29T12:06:00Z"/>
          <w:rFonts w:ascii="Garamond" w:eastAsia="MS Mincho" w:hAnsi="Garamond"/>
          <w:sz w:val="22"/>
          <w:szCs w:val="22"/>
        </w:rPr>
      </w:pPr>
      <w:del w:id="1326" w:author="Pacella, Christina (DEC)" w:date="2025-04-29T12:06:00Z">
        <w:r w:rsidRPr="00E87CC3" w:rsidDel="002746EF">
          <w:rPr>
            <w:rFonts w:ascii="Garamond" w:eastAsia="MS Mincho" w:hAnsi="Garamond"/>
            <w:sz w:val="22"/>
            <w:szCs w:val="22"/>
          </w:rPr>
          <w:delText>Model #:  TE525</w:delText>
        </w:r>
      </w:del>
    </w:p>
    <w:p w14:paraId="06179D98" w14:textId="0139D428" w:rsidR="00E25C96" w:rsidRPr="00E87CC3" w:rsidDel="002746EF" w:rsidRDefault="00E25C96" w:rsidP="00DA0087">
      <w:pPr>
        <w:pStyle w:val="PlainText"/>
        <w:ind w:left="360"/>
        <w:rPr>
          <w:del w:id="1327" w:author="Pacella, Christina (DEC)" w:date="2025-04-29T12:06:00Z"/>
          <w:rFonts w:ascii="Garamond" w:eastAsia="MS Mincho" w:hAnsi="Garamond"/>
          <w:sz w:val="22"/>
          <w:szCs w:val="22"/>
        </w:rPr>
      </w:pPr>
      <w:del w:id="1328" w:author="Pacella, Christina (DEC)" w:date="2025-04-29T12:06:00Z">
        <w:r w:rsidRPr="00E87CC3" w:rsidDel="002746EF">
          <w:rPr>
            <w:rFonts w:ascii="Garamond" w:eastAsia="MS Mincho" w:hAnsi="Garamond"/>
            <w:sz w:val="22"/>
            <w:szCs w:val="22"/>
          </w:rPr>
          <w:delText>Rainfall per tip: 0.01 inch</w:delText>
        </w:r>
      </w:del>
    </w:p>
    <w:p w14:paraId="530577B5" w14:textId="0C432FFD" w:rsidR="00E25C96" w:rsidRPr="00E87CC3" w:rsidDel="002746EF" w:rsidRDefault="00E25C96" w:rsidP="00DA0087">
      <w:pPr>
        <w:pStyle w:val="PlainText"/>
        <w:ind w:left="360"/>
        <w:rPr>
          <w:del w:id="1329" w:author="Pacella, Christina (DEC)" w:date="2025-04-29T12:06:00Z"/>
          <w:rFonts w:ascii="Garamond" w:eastAsia="MS Mincho" w:hAnsi="Garamond"/>
          <w:sz w:val="22"/>
          <w:szCs w:val="22"/>
        </w:rPr>
      </w:pPr>
      <w:del w:id="1330" w:author="Pacella, Christina (DEC)" w:date="2025-04-29T12:06:00Z">
        <w:r w:rsidRPr="00E87CC3" w:rsidDel="002746EF">
          <w:rPr>
            <w:rFonts w:ascii="Garamond" w:eastAsia="MS Mincho" w:hAnsi="Garamond"/>
            <w:sz w:val="22"/>
            <w:szCs w:val="22"/>
          </w:rPr>
          <w:delText>Operating range: Temperature: 0° to 50°C; Humidity: 0 to 100%</w:delText>
        </w:r>
      </w:del>
    </w:p>
    <w:p w14:paraId="13CE2A08" w14:textId="47411B09" w:rsidR="00E25C96" w:rsidRPr="00E87CC3" w:rsidDel="002746EF" w:rsidRDefault="00E25C96" w:rsidP="00DA0087">
      <w:pPr>
        <w:pStyle w:val="PlainText"/>
        <w:ind w:left="360"/>
        <w:rPr>
          <w:del w:id="1331" w:author="Pacella, Christina (DEC)" w:date="2025-04-29T12:06:00Z"/>
          <w:rFonts w:ascii="Garamond" w:eastAsia="MS Mincho" w:hAnsi="Garamond"/>
          <w:sz w:val="22"/>
          <w:szCs w:val="22"/>
        </w:rPr>
      </w:pPr>
      <w:del w:id="1332" w:author="Pacella, Christina (DEC)" w:date="2025-04-29T12:06:00Z">
        <w:r w:rsidRPr="00E87CC3" w:rsidDel="002746EF">
          <w:rPr>
            <w:rFonts w:ascii="Garamond" w:eastAsia="MS Mincho" w:hAnsi="Garamond"/>
            <w:sz w:val="22"/>
            <w:szCs w:val="22"/>
          </w:rPr>
          <w:delText xml:space="preserve">Accuracy:  </w:delText>
        </w:r>
        <w:r w:rsidR="00B1437B" w:rsidRPr="00675336" w:rsidDel="002746EF">
          <w:rPr>
            <w:rFonts w:ascii="Garamond" w:eastAsia="MS Mincho" w:hAnsi="Garamond"/>
            <w:sz w:val="22"/>
            <w:szCs w:val="22"/>
          </w:rPr>
          <w:delText>±</w:delText>
        </w:r>
        <w:r w:rsidRPr="00E87CC3" w:rsidDel="002746EF">
          <w:rPr>
            <w:rFonts w:ascii="Garamond" w:eastAsia="MS Mincho" w:hAnsi="Garamond"/>
            <w:sz w:val="22"/>
            <w:szCs w:val="22"/>
          </w:rPr>
          <w:delText xml:space="preserve"> 1.0% up to 1 in./hr; +0, -3% from 1 to 2 in./hr; +0, -5% from 2 to 3 in./hr</w:delText>
        </w:r>
      </w:del>
    </w:p>
    <w:p w14:paraId="672F2F20" w14:textId="74C74BDD" w:rsidR="00E25C96" w:rsidDel="002746EF" w:rsidRDefault="00632578" w:rsidP="00DA0087">
      <w:pPr>
        <w:ind w:left="360"/>
        <w:rPr>
          <w:del w:id="1333" w:author="Pacella, Christina (DEC)" w:date="2025-04-29T12:06:00Z"/>
          <w:rFonts w:ascii="Garamond" w:eastAsia="MS Mincho" w:hAnsi="Garamond"/>
          <w:i/>
          <w:sz w:val="22"/>
          <w:szCs w:val="22"/>
        </w:rPr>
      </w:pPr>
      <w:del w:id="1334" w:author="Pacella, Christina (DEC)" w:date="2025-04-29T12:06:00Z">
        <w:r w:rsidRPr="00632578" w:rsidDel="002746EF">
          <w:rPr>
            <w:rFonts w:ascii="Garamond" w:eastAsia="MS Mincho" w:hAnsi="Garamond"/>
            <w:b/>
            <w:i/>
            <w:sz w:val="22"/>
            <w:szCs w:val="22"/>
          </w:rPr>
          <w:delText xml:space="preserve">Serial number, dates of calibration and use:  </w:delText>
        </w:r>
        <w:r w:rsidDel="002746EF">
          <w:rPr>
            <w:rFonts w:ascii="Garamond" w:eastAsia="MS Mincho" w:hAnsi="Garamond"/>
            <w:i/>
            <w:sz w:val="22"/>
            <w:szCs w:val="22"/>
          </w:rPr>
          <w:delText>Include for all sensors</w:delText>
        </w:r>
      </w:del>
    </w:p>
    <w:p w14:paraId="182FBDA3" w14:textId="1CB64D15" w:rsidR="00632578" w:rsidDel="002746EF" w:rsidRDefault="00632578" w:rsidP="00DA0087">
      <w:pPr>
        <w:ind w:left="360"/>
        <w:rPr>
          <w:del w:id="1335" w:author="Pacella, Christina (DEC)" w:date="2025-04-29T12:06:00Z"/>
          <w:rFonts w:ascii="Garamond" w:eastAsia="MS Mincho" w:hAnsi="Garamond"/>
          <w:sz w:val="22"/>
          <w:szCs w:val="22"/>
        </w:rPr>
      </w:pPr>
    </w:p>
    <w:p w14:paraId="3B3FC7C4" w14:textId="6B5BAEF0" w:rsidR="00AF444A" w:rsidDel="002746EF" w:rsidRDefault="00AF444A" w:rsidP="00DA0087">
      <w:pPr>
        <w:ind w:left="360"/>
        <w:rPr>
          <w:del w:id="1336" w:author="Pacella, Christina (DEC)" w:date="2025-04-29T12:06:00Z"/>
          <w:rFonts w:ascii="Garamond" w:hAnsi="Garamond"/>
          <w:b/>
          <w:sz w:val="22"/>
          <w:szCs w:val="22"/>
        </w:rPr>
      </w:pPr>
      <w:del w:id="1337" w:author="Pacella, Christina (DEC)" w:date="2025-04-29T12:06:00Z">
        <w:r w:rsidDel="002746EF">
          <w:rPr>
            <w:rFonts w:ascii="Garamond" w:hAnsi="Garamond"/>
            <w:b/>
            <w:sz w:val="22"/>
            <w:szCs w:val="22"/>
          </w:rPr>
          <w:delText>Datalogger: (</w:delText>
        </w:r>
        <w:r w:rsidRPr="00A73C5B" w:rsidDel="002746EF">
          <w:rPr>
            <w:rFonts w:ascii="Garamond" w:hAnsi="Garamond"/>
            <w:b/>
            <w:i/>
            <w:sz w:val="22"/>
            <w:szCs w:val="22"/>
          </w:rPr>
          <w:delText xml:space="preserve">Include the information for your </w:delText>
        </w:r>
        <w:r w:rsidDel="002746EF">
          <w:rPr>
            <w:rFonts w:ascii="Garamond" w:hAnsi="Garamond"/>
            <w:b/>
            <w:i/>
            <w:sz w:val="22"/>
            <w:szCs w:val="22"/>
          </w:rPr>
          <w:delText>datalogger)</w:delText>
        </w:r>
      </w:del>
    </w:p>
    <w:p w14:paraId="18DF6C11" w14:textId="08D95D60" w:rsidR="00AF444A" w:rsidRPr="00A73C5B" w:rsidDel="002746EF" w:rsidRDefault="00AF444A" w:rsidP="00DA0087">
      <w:pPr>
        <w:ind w:left="360"/>
        <w:rPr>
          <w:del w:id="1338" w:author="Pacella, Christina (DEC)" w:date="2025-04-29T12:06:00Z"/>
          <w:rFonts w:ascii="Garamond" w:hAnsi="Garamond"/>
          <w:b/>
          <w:sz w:val="22"/>
          <w:szCs w:val="22"/>
        </w:rPr>
      </w:pPr>
      <w:del w:id="1339" w:author="Pacella, Christina (DEC)" w:date="2025-04-29T12:06:00Z">
        <w:r w:rsidRPr="00A73C5B" w:rsidDel="002746EF">
          <w:rPr>
            <w:rFonts w:ascii="Garamond" w:hAnsi="Garamond"/>
            <w:b/>
            <w:sz w:val="22"/>
            <w:szCs w:val="22"/>
          </w:rPr>
          <w:delText>CR1000</w:delText>
        </w:r>
        <w:r w:rsidDel="002746EF">
          <w:rPr>
            <w:rFonts w:ascii="Garamond" w:hAnsi="Garamond"/>
            <w:b/>
            <w:sz w:val="22"/>
            <w:szCs w:val="22"/>
          </w:rPr>
          <w:delText>:</w:delText>
        </w:r>
      </w:del>
    </w:p>
    <w:p w14:paraId="4E41950D" w14:textId="706DECA6" w:rsidR="00FB29F7" w:rsidDel="002746EF" w:rsidRDefault="00FB29F7" w:rsidP="00DA0087">
      <w:pPr>
        <w:ind w:left="360"/>
        <w:rPr>
          <w:del w:id="1340" w:author="Pacella, Christina (DEC)" w:date="2025-04-29T12:06:00Z"/>
          <w:rFonts w:ascii="Garamond" w:hAnsi="Garamond"/>
          <w:sz w:val="22"/>
          <w:szCs w:val="22"/>
        </w:rPr>
      </w:pPr>
      <w:del w:id="1341" w:author="Pacella, Christina (DEC)" w:date="2025-04-29T12:06:00Z">
        <w:r w:rsidRPr="00E87CC3" w:rsidDel="002746EF">
          <w:rPr>
            <w:rFonts w:ascii="Garamond" w:hAnsi="Garamond"/>
            <w:sz w:val="22"/>
            <w:szCs w:val="22"/>
          </w:rPr>
          <w:delText xml:space="preserve">The CR1000 has </w:delText>
        </w:r>
        <w:r w:rsidR="00BB3FA3" w:rsidRPr="00E87CC3" w:rsidDel="002746EF">
          <w:rPr>
            <w:rFonts w:ascii="Garamond" w:hAnsi="Garamond"/>
            <w:sz w:val="22"/>
            <w:szCs w:val="22"/>
          </w:rPr>
          <w:delText>2</w:delText>
        </w:r>
        <w:r w:rsidRPr="00E87CC3" w:rsidDel="002746EF">
          <w:rPr>
            <w:rFonts w:ascii="Garamond" w:hAnsi="Garamond"/>
            <w:sz w:val="22"/>
            <w:szCs w:val="22"/>
          </w:rPr>
          <w:delText xml:space="preserve"> MB</w:delText>
        </w:r>
        <w:r w:rsidR="00BB3FA3" w:rsidRPr="00E87CC3" w:rsidDel="002746EF">
          <w:rPr>
            <w:rFonts w:ascii="Garamond" w:hAnsi="Garamond"/>
            <w:sz w:val="22"/>
            <w:szCs w:val="22"/>
          </w:rPr>
          <w:delText xml:space="preserve"> of</w:delText>
        </w:r>
        <w:r w:rsidRPr="00E87CC3" w:rsidDel="002746EF">
          <w:rPr>
            <w:rFonts w:ascii="Garamond" w:hAnsi="Garamond"/>
            <w:sz w:val="22"/>
            <w:szCs w:val="22"/>
          </w:rPr>
          <w:delText xml:space="preserve"> Flash EEPROM that is used to store the Operating System. </w:delText>
        </w:r>
        <w:r w:rsidR="00BB065F" w:rsidRPr="00E87CC3" w:rsidDel="002746EF">
          <w:rPr>
            <w:rFonts w:ascii="Garamond" w:hAnsi="Garamond"/>
            <w:sz w:val="22"/>
            <w:szCs w:val="22"/>
          </w:rPr>
          <w:delText xml:space="preserve"> </w:delText>
        </w:r>
        <w:r w:rsidRPr="00E87CC3" w:rsidDel="002746EF">
          <w:rPr>
            <w:rFonts w:ascii="Garamond" w:hAnsi="Garamond"/>
            <w:sz w:val="22"/>
            <w:szCs w:val="22"/>
          </w:rPr>
          <w:delText xml:space="preserve">Another 128 K Flash is used to store configuration settings. </w:delText>
        </w:r>
        <w:r w:rsidR="00BB065F" w:rsidRPr="00E87CC3" w:rsidDel="002746EF">
          <w:rPr>
            <w:rFonts w:ascii="Garamond" w:hAnsi="Garamond"/>
            <w:sz w:val="22"/>
            <w:szCs w:val="22"/>
          </w:rPr>
          <w:delText xml:space="preserve"> </w:delText>
        </w:r>
        <w:r w:rsidRPr="00E87CC3" w:rsidDel="002746EF">
          <w:rPr>
            <w:rFonts w:ascii="Garamond" w:hAnsi="Garamond"/>
            <w:sz w:val="22"/>
            <w:szCs w:val="22"/>
          </w:rPr>
          <w:delText>A minimum of 2 MB SRAM is (4 MB optional</w:delText>
        </w:r>
        <w:r w:rsidR="00BB3FA3" w:rsidRPr="00E87CC3" w:rsidDel="002746EF">
          <w:rPr>
            <w:rFonts w:ascii="Garamond" w:hAnsi="Garamond"/>
            <w:sz w:val="22"/>
            <w:szCs w:val="22"/>
          </w:rPr>
          <w:delText xml:space="preserve"> upgrade</w:delText>
        </w:r>
        <w:r w:rsidRPr="00E87CC3" w:rsidDel="002746EF">
          <w:rPr>
            <w:rFonts w:ascii="Garamond" w:hAnsi="Garamond"/>
            <w:sz w:val="22"/>
            <w:szCs w:val="22"/>
          </w:rPr>
          <w:delText xml:space="preserve">) available for program storage (16K), operating system use, and data storage. </w:delText>
        </w:r>
        <w:r w:rsidR="00BB065F" w:rsidRPr="00E87CC3" w:rsidDel="002746EF">
          <w:rPr>
            <w:rFonts w:ascii="Garamond" w:hAnsi="Garamond"/>
            <w:sz w:val="22"/>
            <w:szCs w:val="22"/>
          </w:rPr>
          <w:delText xml:space="preserve"> </w:delText>
        </w:r>
        <w:r w:rsidRPr="00E87CC3" w:rsidDel="002746EF">
          <w:rPr>
            <w:rFonts w:ascii="Garamond" w:hAnsi="Garamond"/>
            <w:sz w:val="22"/>
            <w:szCs w:val="22"/>
          </w:rPr>
          <w:delText>Additional storage is available by using a compact flash card in the optional CFM100 Compact Flash Module</w:delText>
        </w:r>
        <w:r w:rsidR="00EC180A" w:rsidDel="002746EF">
          <w:rPr>
            <w:rFonts w:ascii="Garamond" w:hAnsi="Garamond"/>
            <w:sz w:val="22"/>
            <w:szCs w:val="22"/>
          </w:rPr>
          <w:delText>.</w:delText>
        </w:r>
      </w:del>
    </w:p>
    <w:p w14:paraId="44FFFB80" w14:textId="441C989C" w:rsidR="00AF444A" w:rsidDel="002746EF" w:rsidRDefault="00AF444A" w:rsidP="00DA0087">
      <w:pPr>
        <w:ind w:left="360"/>
        <w:rPr>
          <w:del w:id="1342" w:author="Pacella, Christina (DEC)" w:date="2025-04-29T12:06:00Z"/>
          <w:rFonts w:ascii="Garamond" w:hAnsi="Garamond"/>
          <w:sz w:val="22"/>
          <w:szCs w:val="22"/>
        </w:rPr>
      </w:pPr>
    </w:p>
    <w:p w14:paraId="2B6026EE" w14:textId="6A88F3D8" w:rsidR="00AF444A" w:rsidRPr="00AF444A" w:rsidDel="002746EF" w:rsidRDefault="00AF444A" w:rsidP="00234B1D">
      <w:pPr>
        <w:ind w:left="360"/>
        <w:rPr>
          <w:del w:id="1343" w:author="Pacella, Christina (DEC)" w:date="2025-04-29T12:06:00Z"/>
          <w:rFonts w:ascii="Garamond" w:hAnsi="Garamond"/>
          <w:b/>
          <w:sz w:val="22"/>
          <w:szCs w:val="22"/>
        </w:rPr>
      </w:pPr>
      <w:del w:id="1344" w:author="Pacella, Christina (DEC)" w:date="2025-04-29T12:06:00Z">
        <w:r w:rsidRPr="00AF444A" w:rsidDel="002746EF">
          <w:rPr>
            <w:rFonts w:ascii="Garamond" w:hAnsi="Garamond"/>
            <w:b/>
            <w:sz w:val="22"/>
            <w:szCs w:val="22"/>
          </w:rPr>
          <w:delText>CR1000X</w:delText>
        </w:r>
        <w:r w:rsidR="003023DA" w:rsidDel="002746EF">
          <w:rPr>
            <w:rFonts w:ascii="Garamond" w:hAnsi="Garamond"/>
            <w:b/>
            <w:sz w:val="22"/>
            <w:szCs w:val="22"/>
          </w:rPr>
          <w:delText>/CR1000Xe</w:delText>
        </w:r>
        <w:r w:rsidRPr="00AF444A" w:rsidDel="002746EF">
          <w:rPr>
            <w:rFonts w:ascii="Garamond" w:hAnsi="Garamond"/>
            <w:b/>
            <w:sz w:val="22"/>
            <w:szCs w:val="22"/>
          </w:rPr>
          <w:delText>:</w:delText>
        </w:r>
      </w:del>
    </w:p>
    <w:p w14:paraId="3F173AD1" w14:textId="3C61216F" w:rsidR="00162C63" w:rsidRPr="004A0FE2" w:rsidDel="002746EF" w:rsidRDefault="00162C63" w:rsidP="00234B1D">
      <w:pPr>
        <w:pStyle w:val="m5566155453138848904msobodytextindent3"/>
        <w:spacing w:before="0" w:beforeAutospacing="0" w:after="0" w:afterAutospacing="0"/>
        <w:ind w:left="360"/>
        <w:rPr>
          <w:del w:id="1345" w:author="Pacella, Christina (DEC)" w:date="2025-04-29T12:06:00Z"/>
          <w:rFonts w:ascii="Garamond" w:hAnsi="Garamond" w:cs="Calibri"/>
          <w:sz w:val="22"/>
          <w:szCs w:val="22"/>
        </w:rPr>
      </w:pPr>
      <w:del w:id="1346" w:author="Pacella, Christina (DEC)" w:date="2025-04-29T12:06:00Z">
        <w:r w:rsidRPr="004A0FE2" w:rsidDel="002746EF">
          <w:rPr>
            <w:rFonts w:ascii="Garamond" w:hAnsi="Garamond" w:cs="Calibri"/>
            <w:sz w:val="22"/>
            <w:szCs w:val="22"/>
          </w:rPr>
          <w:delText>The CR1000X has</w:delText>
        </w:r>
        <w:r w:rsidDel="002746EF">
          <w:rPr>
            <w:rFonts w:ascii="Garamond" w:hAnsi="Garamond" w:cs="Calibri"/>
            <w:sz w:val="22"/>
            <w:szCs w:val="22"/>
          </w:rPr>
          <w:delText xml:space="preserve"> a</w:delText>
        </w:r>
        <w:r w:rsidRPr="004A0FE2" w:rsidDel="002746EF">
          <w:rPr>
            <w:rFonts w:ascii="Garamond" w:hAnsi="Garamond" w:cs="Calibri"/>
            <w:sz w:val="22"/>
            <w:szCs w:val="22"/>
          </w:rPr>
          <w:delText xml:space="preserve"> total onboard memory of 128 MB of flash and 4MB of battery backed SRAM.  There </w:delText>
        </w:r>
        <w:r w:rsidR="003023DA" w:rsidRPr="004A0FE2" w:rsidDel="002746EF">
          <w:rPr>
            <w:rFonts w:ascii="Garamond" w:hAnsi="Garamond" w:cs="Calibri"/>
            <w:sz w:val="22"/>
            <w:szCs w:val="22"/>
          </w:rPr>
          <w:delText>are</w:delText>
        </w:r>
        <w:r w:rsidRPr="004A0FE2" w:rsidDel="002746EF">
          <w:rPr>
            <w:rFonts w:ascii="Garamond" w:hAnsi="Garamond" w:cs="Calibri"/>
            <w:sz w:val="22"/>
            <w:szCs w:val="22"/>
          </w:rPr>
          <w:delText xml:space="preserve"> 8 MB of flash </w:delText>
        </w:r>
        <w:r w:rsidR="008B5E2F" w:rsidDel="002746EF">
          <w:rPr>
            <w:rFonts w:ascii="Garamond" w:hAnsi="Garamond" w:cs="Calibri"/>
            <w:sz w:val="22"/>
            <w:szCs w:val="22"/>
          </w:rPr>
          <w:delText xml:space="preserve">memory </w:delText>
        </w:r>
        <w:r w:rsidRPr="004A0FE2" w:rsidDel="002746EF">
          <w:rPr>
            <w:rFonts w:ascii="Garamond" w:hAnsi="Garamond" w:cs="Calibri"/>
            <w:sz w:val="22"/>
            <w:szCs w:val="22"/>
          </w:rPr>
          <w:delText xml:space="preserve">reserved for loading the operating system and 1MB of flash reserved for configuration settings.  SRAM is used for the CRBasic program operating memory, communication memory, and data storage, with 72 MB of flash for extended data storage.   </w:delText>
        </w:r>
        <w:r w:rsidDel="002746EF">
          <w:rPr>
            <w:rFonts w:ascii="Garamond" w:hAnsi="Garamond" w:cs="Calibri"/>
            <w:sz w:val="22"/>
            <w:szCs w:val="22"/>
          </w:rPr>
          <w:delText>A</w:delText>
        </w:r>
        <w:r w:rsidRPr="004A0FE2" w:rsidDel="002746EF">
          <w:rPr>
            <w:rFonts w:ascii="Garamond" w:hAnsi="Garamond" w:cs="Calibri"/>
            <w:sz w:val="22"/>
            <w:szCs w:val="22"/>
          </w:rPr>
          <w:delText>dditional data storage expansion</w:delText>
        </w:r>
        <w:r w:rsidDel="002746EF">
          <w:rPr>
            <w:rFonts w:ascii="Garamond" w:hAnsi="Garamond" w:cs="Calibri"/>
            <w:sz w:val="22"/>
            <w:szCs w:val="22"/>
          </w:rPr>
          <w:delText xml:space="preserve"> is</w:delText>
        </w:r>
        <w:r w:rsidRPr="004A0FE2" w:rsidDel="002746EF">
          <w:rPr>
            <w:rFonts w:ascii="Garamond" w:hAnsi="Garamond" w:cs="Calibri"/>
            <w:sz w:val="22"/>
            <w:szCs w:val="22"/>
          </w:rPr>
          <w:delText xml:space="preserve"> available with a removable microSD flash memory card of up to 16 GB. </w:delText>
        </w:r>
      </w:del>
    </w:p>
    <w:p w14:paraId="19BC2CF7" w14:textId="754C77A9" w:rsidR="00134788" w:rsidDel="002746EF" w:rsidRDefault="00134788" w:rsidP="00956AD9">
      <w:pPr>
        <w:pStyle w:val="BodyTextIndent3"/>
        <w:spacing w:after="0"/>
        <w:rPr>
          <w:del w:id="1347" w:author="Pacella, Christina (DEC)" w:date="2025-04-29T12:06:00Z"/>
          <w:rFonts w:ascii="Garamond" w:hAnsi="Garamond"/>
          <w:sz w:val="22"/>
          <w:szCs w:val="22"/>
        </w:rPr>
      </w:pPr>
    </w:p>
    <w:p w14:paraId="1DAE4DEB" w14:textId="2ABF208A" w:rsidR="00F12F32" w:rsidRPr="00874DF9" w:rsidDel="002746EF" w:rsidRDefault="00F12F32" w:rsidP="00956AD9">
      <w:pPr>
        <w:pStyle w:val="BodyTextIndent3"/>
        <w:spacing w:after="0"/>
        <w:rPr>
          <w:del w:id="1348" w:author="Pacella, Christina (DEC)" w:date="2025-04-29T12:06:00Z"/>
          <w:rFonts w:ascii="Garamond" w:hAnsi="Garamond"/>
          <w:sz w:val="22"/>
          <w:szCs w:val="22"/>
        </w:rPr>
      </w:pPr>
      <w:del w:id="1349" w:author="Pacella, Christina (DEC)" w:date="2025-04-29T12:06:00Z">
        <w:r w:rsidDel="002746EF">
          <w:rPr>
            <w:rFonts w:ascii="Garamond" w:hAnsi="Garamond"/>
            <w:sz w:val="22"/>
            <w:szCs w:val="22"/>
          </w:rPr>
          <w:delText xml:space="preserve">Serial </w:delText>
        </w:r>
        <w:r w:rsidR="00F0420C" w:rsidDel="002746EF">
          <w:rPr>
            <w:rFonts w:ascii="Garamond" w:hAnsi="Garamond"/>
            <w:sz w:val="22"/>
            <w:szCs w:val="22"/>
          </w:rPr>
          <w:delText>n</w:delText>
        </w:r>
        <w:r w:rsidDel="002746EF">
          <w:rPr>
            <w:rFonts w:ascii="Garamond" w:hAnsi="Garamond"/>
            <w:sz w:val="22"/>
            <w:szCs w:val="22"/>
          </w:rPr>
          <w:delText>umber:</w:delText>
        </w:r>
      </w:del>
    </w:p>
    <w:p w14:paraId="5EA1BDEA" w14:textId="5A1DCADB" w:rsidR="00EC180A" w:rsidRPr="007863CC" w:rsidDel="002746EF" w:rsidRDefault="00EC180A" w:rsidP="00DA0087">
      <w:pPr>
        <w:ind w:left="360"/>
        <w:rPr>
          <w:del w:id="1350" w:author="Pacella, Christina (DEC)" w:date="2025-04-29T12:06:00Z"/>
          <w:rFonts w:ascii="Garamond" w:hAnsi="Garamond"/>
          <w:sz w:val="22"/>
          <w:szCs w:val="22"/>
        </w:rPr>
      </w:pPr>
      <w:del w:id="1351" w:author="Pacella, Christina (DEC)" w:date="2025-04-29T12:06:00Z">
        <w:r w:rsidRPr="007863CC" w:rsidDel="002746EF">
          <w:rPr>
            <w:rFonts w:ascii="Garamond" w:hAnsi="Garamond"/>
            <w:sz w:val="22"/>
            <w:szCs w:val="22"/>
          </w:rPr>
          <w:delText>Date</w:delText>
        </w:r>
        <w:r w:rsidR="00C5661E" w:rsidRPr="007863CC" w:rsidDel="002746EF">
          <w:rPr>
            <w:rFonts w:ascii="Garamond" w:hAnsi="Garamond"/>
            <w:sz w:val="22"/>
            <w:szCs w:val="22"/>
          </w:rPr>
          <w:delText xml:space="preserve"> CR1000</w:delText>
        </w:r>
        <w:r w:rsidR="00B10621" w:rsidRPr="007863CC" w:rsidDel="002746EF">
          <w:rPr>
            <w:rFonts w:ascii="Garamond" w:hAnsi="Garamond"/>
            <w:sz w:val="22"/>
            <w:szCs w:val="22"/>
          </w:rPr>
          <w:delText>/CR1000X</w:delText>
        </w:r>
        <w:r w:rsidR="007662F8" w:rsidDel="002746EF">
          <w:rPr>
            <w:rFonts w:ascii="Garamond" w:hAnsi="Garamond"/>
            <w:sz w:val="22"/>
            <w:szCs w:val="22"/>
          </w:rPr>
          <w:delText>/CR1000Xe</w:delText>
        </w:r>
        <w:r w:rsidRPr="007863CC" w:rsidDel="002746EF">
          <w:rPr>
            <w:rFonts w:ascii="Garamond" w:hAnsi="Garamond"/>
            <w:sz w:val="22"/>
            <w:szCs w:val="22"/>
          </w:rPr>
          <w:delText xml:space="preserve"> </w:delText>
        </w:r>
        <w:r w:rsidR="0005736D" w:rsidDel="002746EF">
          <w:rPr>
            <w:rFonts w:ascii="Garamond" w:hAnsi="Garamond"/>
            <w:sz w:val="22"/>
            <w:szCs w:val="22"/>
          </w:rPr>
          <w:delText>i</w:delText>
        </w:r>
        <w:r w:rsidR="0005736D" w:rsidRPr="007863CC" w:rsidDel="002746EF">
          <w:rPr>
            <w:rFonts w:ascii="Garamond" w:hAnsi="Garamond"/>
            <w:sz w:val="22"/>
            <w:szCs w:val="22"/>
          </w:rPr>
          <w:delText>nstalled</w:delText>
        </w:r>
        <w:r w:rsidRPr="007863CC" w:rsidDel="002746EF">
          <w:rPr>
            <w:rFonts w:ascii="Garamond" w:hAnsi="Garamond"/>
            <w:sz w:val="22"/>
            <w:szCs w:val="22"/>
          </w:rPr>
          <w:delText>:</w:delText>
        </w:r>
      </w:del>
    </w:p>
    <w:p w14:paraId="7DFFA288" w14:textId="01E46516" w:rsidR="00632578" w:rsidRPr="007863CC" w:rsidDel="002746EF" w:rsidRDefault="00AC26FE" w:rsidP="00DA0087">
      <w:pPr>
        <w:ind w:left="360"/>
        <w:rPr>
          <w:del w:id="1352" w:author="Pacella, Christina (DEC)" w:date="2025-04-29T12:06:00Z"/>
          <w:rFonts w:ascii="Garamond" w:eastAsia="MS Mincho" w:hAnsi="Garamond"/>
          <w:sz w:val="22"/>
          <w:szCs w:val="22"/>
        </w:rPr>
      </w:pPr>
      <w:del w:id="1353" w:author="Pacella, Christina (DEC)" w:date="2025-04-29T12:06:00Z">
        <w:r w:rsidRPr="007863CC" w:rsidDel="002746EF">
          <w:rPr>
            <w:rFonts w:ascii="Garamond" w:eastAsia="MS Mincho" w:hAnsi="Garamond"/>
            <w:sz w:val="22"/>
            <w:szCs w:val="22"/>
          </w:rPr>
          <w:delText>Date CR1000</w:delText>
        </w:r>
        <w:r w:rsidR="00B10621" w:rsidRPr="007863CC" w:rsidDel="002746EF">
          <w:rPr>
            <w:rFonts w:ascii="Garamond" w:eastAsia="MS Mincho" w:hAnsi="Garamond"/>
            <w:sz w:val="22"/>
            <w:szCs w:val="22"/>
          </w:rPr>
          <w:delText>/CR1000X</w:delText>
        </w:r>
        <w:r w:rsidR="007662F8" w:rsidDel="002746EF">
          <w:rPr>
            <w:rFonts w:ascii="Garamond" w:eastAsia="MS Mincho" w:hAnsi="Garamond"/>
            <w:sz w:val="22"/>
            <w:szCs w:val="22"/>
          </w:rPr>
          <w:delText>/CR1000Xe</w:delText>
        </w:r>
        <w:r w:rsidRPr="007863CC" w:rsidDel="002746EF">
          <w:rPr>
            <w:rFonts w:ascii="Garamond" w:eastAsia="MS Mincho" w:hAnsi="Garamond"/>
            <w:sz w:val="22"/>
            <w:szCs w:val="22"/>
          </w:rPr>
          <w:delText xml:space="preserve"> </w:delText>
        </w:r>
        <w:r w:rsidR="0005736D" w:rsidDel="002746EF">
          <w:rPr>
            <w:rFonts w:ascii="Garamond" w:eastAsia="MS Mincho" w:hAnsi="Garamond"/>
            <w:sz w:val="22"/>
            <w:szCs w:val="22"/>
          </w:rPr>
          <w:delText>c</w:delText>
        </w:r>
        <w:r w:rsidR="0005736D" w:rsidRPr="007863CC" w:rsidDel="002746EF">
          <w:rPr>
            <w:rFonts w:ascii="Garamond" w:eastAsia="MS Mincho" w:hAnsi="Garamond"/>
            <w:sz w:val="22"/>
            <w:szCs w:val="22"/>
          </w:rPr>
          <w:delText>alibrated</w:delText>
        </w:r>
        <w:r w:rsidRPr="007863CC" w:rsidDel="002746EF">
          <w:rPr>
            <w:rFonts w:ascii="Garamond" w:eastAsia="MS Mincho" w:hAnsi="Garamond"/>
            <w:sz w:val="22"/>
            <w:szCs w:val="22"/>
          </w:rPr>
          <w:delText>:</w:delText>
        </w:r>
      </w:del>
    </w:p>
    <w:p w14:paraId="530B2428" w14:textId="3206AC7F" w:rsidR="00AC26FE" w:rsidRPr="005D17FD" w:rsidDel="002746EF" w:rsidRDefault="00AC26FE" w:rsidP="00DA0087">
      <w:pPr>
        <w:ind w:left="360"/>
        <w:rPr>
          <w:del w:id="1354" w:author="Pacella, Christina (DEC)" w:date="2025-04-29T12:06:00Z"/>
          <w:rFonts w:ascii="Garamond" w:eastAsia="MS Mincho" w:hAnsi="Garamond"/>
          <w:sz w:val="22"/>
          <w:szCs w:val="22"/>
        </w:rPr>
      </w:pPr>
    </w:p>
    <w:p w14:paraId="6D76E9F8" w14:textId="669A3BB5" w:rsidR="00EC2A42" w:rsidRPr="005D17FD" w:rsidDel="002746EF" w:rsidRDefault="00874E98" w:rsidP="00EC2A42">
      <w:pPr>
        <w:pStyle w:val="ListParagraph"/>
        <w:ind w:left="360"/>
        <w:rPr>
          <w:del w:id="1355" w:author="Pacella, Christina (DEC)" w:date="2025-04-29T12:06:00Z"/>
          <w:rFonts w:ascii="Garamond" w:eastAsia="MS Mincho" w:hAnsi="Garamond" w:cs="Times New Roman"/>
        </w:rPr>
      </w:pPr>
      <w:del w:id="1356" w:author="Pacella, Christina (DEC)" w:date="2025-04-29T12:06:00Z">
        <w:r w:rsidRPr="007863CC" w:rsidDel="002746EF">
          <w:rPr>
            <w:rFonts w:ascii="Garamond" w:eastAsia="MS Mincho" w:hAnsi="Garamond"/>
          </w:rPr>
          <w:delText>CR1000</w:delText>
        </w:r>
        <w:r w:rsidR="00B10621" w:rsidRPr="007863CC" w:rsidDel="002746EF">
          <w:rPr>
            <w:rFonts w:ascii="Garamond" w:eastAsia="MS Mincho" w:hAnsi="Garamond"/>
          </w:rPr>
          <w:delText>/CR1000X</w:delText>
        </w:r>
        <w:r w:rsidR="007662F8" w:rsidDel="002746EF">
          <w:rPr>
            <w:rFonts w:ascii="Garamond" w:eastAsia="MS Mincho" w:hAnsi="Garamond"/>
          </w:rPr>
          <w:delText>/CR1000Xe</w:delText>
        </w:r>
        <w:r w:rsidRPr="007863CC" w:rsidDel="002746EF">
          <w:rPr>
            <w:rFonts w:ascii="Garamond" w:eastAsia="MS Mincho" w:hAnsi="Garamond"/>
          </w:rPr>
          <w:delText xml:space="preserve"> </w:delText>
        </w:r>
        <w:r w:rsidR="0005736D" w:rsidDel="002746EF">
          <w:rPr>
            <w:rFonts w:ascii="Garamond" w:eastAsia="MS Mincho" w:hAnsi="Garamond"/>
          </w:rPr>
          <w:delText>f</w:delText>
        </w:r>
        <w:r w:rsidR="0005736D" w:rsidRPr="007863CC" w:rsidDel="002746EF">
          <w:rPr>
            <w:rFonts w:ascii="Garamond" w:eastAsia="MS Mincho" w:hAnsi="Garamond"/>
          </w:rPr>
          <w:delText xml:space="preserve">irmware </w:delText>
        </w:r>
        <w:r w:rsidR="0005736D" w:rsidDel="002746EF">
          <w:rPr>
            <w:rFonts w:ascii="Garamond" w:eastAsia="MS Mincho" w:hAnsi="Garamond"/>
          </w:rPr>
          <w:delText>v</w:delText>
        </w:r>
        <w:r w:rsidR="0005736D" w:rsidRPr="007863CC" w:rsidDel="002746EF">
          <w:rPr>
            <w:rFonts w:ascii="Garamond" w:eastAsia="MS Mincho" w:hAnsi="Garamond"/>
          </w:rPr>
          <w:delText xml:space="preserve">ersion </w:delText>
        </w:r>
        <w:r w:rsidRPr="007863CC" w:rsidDel="002746EF">
          <w:rPr>
            <w:rFonts w:ascii="Garamond" w:eastAsia="MS Mincho" w:hAnsi="Garamond"/>
          </w:rPr>
          <w:delText>(s):</w:delText>
        </w:r>
        <w:r w:rsidRPr="005D17FD" w:rsidDel="002746EF">
          <w:rPr>
            <w:rFonts w:ascii="Garamond" w:eastAsia="MS Mincho" w:hAnsi="Garamond"/>
          </w:rPr>
          <w:delText xml:space="preserve">  </w:delText>
        </w:r>
        <w:r w:rsidR="00EC2A42" w:rsidRPr="005D17FD" w:rsidDel="002746EF">
          <w:rPr>
            <w:rFonts w:ascii="Garamond" w:eastAsia="MS Mincho" w:hAnsi="Garamond"/>
            <w:i/>
          </w:rPr>
          <w:delText xml:space="preserve">Version(s) and </w:delText>
        </w:r>
        <w:r w:rsidR="00EC2A42" w:rsidRPr="007863CC" w:rsidDel="002746EF">
          <w:rPr>
            <w:rFonts w:ascii="Garamond" w:eastAsia="MS Mincho" w:hAnsi="Garamond"/>
            <w:i/>
          </w:rPr>
          <w:delText>dates changed</w:delText>
        </w:r>
      </w:del>
    </w:p>
    <w:p w14:paraId="05FACE53" w14:textId="45F17D59" w:rsidR="00874E98" w:rsidRPr="005D17FD" w:rsidDel="002746EF" w:rsidRDefault="00874E98" w:rsidP="00DA0087">
      <w:pPr>
        <w:ind w:left="360"/>
        <w:rPr>
          <w:del w:id="1357" w:author="Pacella, Christina (DEC)" w:date="2025-04-29T12:06:00Z"/>
          <w:rFonts w:ascii="Garamond" w:eastAsia="MS Mincho" w:hAnsi="Garamond"/>
          <w:sz w:val="22"/>
          <w:szCs w:val="22"/>
        </w:rPr>
      </w:pPr>
    </w:p>
    <w:p w14:paraId="01CA0A1E" w14:textId="65C05568" w:rsidR="00326C7E" w:rsidRPr="007863CC" w:rsidDel="002746EF" w:rsidRDefault="00F97C0E" w:rsidP="00326C7E">
      <w:pPr>
        <w:ind w:left="360"/>
        <w:rPr>
          <w:del w:id="1358" w:author="Pacella, Christina (DEC)" w:date="2025-04-29T12:06:00Z"/>
          <w:rFonts w:ascii="Garamond" w:eastAsia="MS Mincho" w:hAnsi="Garamond" w:cs="Calibri"/>
          <w:sz w:val="22"/>
          <w:szCs w:val="22"/>
        </w:rPr>
      </w:pPr>
      <w:del w:id="1359" w:author="Pacella, Christina (DEC)" w:date="2025-04-29T12:06:00Z">
        <w:r w:rsidRPr="007863CC" w:rsidDel="002746EF">
          <w:rPr>
            <w:rFonts w:ascii="Garamond" w:eastAsia="MS Mincho" w:hAnsi="Garamond" w:cs="Calibri"/>
            <w:bCs/>
            <w:sz w:val="22"/>
            <w:szCs w:val="22"/>
          </w:rPr>
          <w:delText>CR1000</w:delText>
        </w:r>
        <w:r w:rsidR="00B10621" w:rsidRPr="007863CC" w:rsidDel="002746EF">
          <w:rPr>
            <w:rFonts w:ascii="Garamond" w:eastAsia="MS Mincho" w:hAnsi="Garamond" w:cs="Calibri"/>
            <w:bCs/>
            <w:sz w:val="22"/>
            <w:szCs w:val="22"/>
          </w:rPr>
          <w:delText>/CR1000X</w:delText>
        </w:r>
        <w:r w:rsidR="007662F8" w:rsidDel="002746EF">
          <w:rPr>
            <w:rFonts w:ascii="Garamond" w:eastAsia="MS Mincho" w:hAnsi="Garamond" w:cs="Calibri"/>
            <w:bCs/>
            <w:sz w:val="22"/>
            <w:szCs w:val="22"/>
          </w:rPr>
          <w:delText>/CR1000Xe</w:delText>
        </w:r>
        <w:r w:rsidRPr="007863CC" w:rsidDel="002746EF">
          <w:rPr>
            <w:rFonts w:ascii="Garamond" w:eastAsia="MS Mincho" w:hAnsi="Garamond" w:cs="Calibri"/>
            <w:bCs/>
            <w:sz w:val="22"/>
            <w:szCs w:val="22"/>
          </w:rPr>
          <w:delText xml:space="preserve"> </w:delText>
        </w:r>
        <w:r w:rsidR="0005736D" w:rsidDel="002746EF">
          <w:rPr>
            <w:rFonts w:ascii="Garamond" w:eastAsia="MS Mincho" w:hAnsi="Garamond" w:cs="Calibri"/>
            <w:bCs/>
            <w:sz w:val="22"/>
            <w:szCs w:val="22"/>
          </w:rPr>
          <w:delText>p</w:delText>
        </w:r>
        <w:r w:rsidR="0005736D" w:rsidRPr="007863CC" w:rsidDel="002746EF">
          <w:rPr>
            <w:rFonts w:ascii="Garamond" w:eastAsia="MS Mincho" w:hAnsi="Garamond" w:cs="Calibri"/>
            <w:bCs/>
            <w:sz w:val="22"/>
            <w:szCs w:val="22"/>
          </w:rPr>
          <w:delText xml:space="preserve">rogram </w:delText>
        </w:r>
        <w:r w:rsidR="0005736D" w:rsidDel="002746EF">
          <w:rPr>
            <w:rFonts w:ascii="Garamond" w:eastAsia="MS Mincho" w:hAnsi="Garamond" w:cs="Calibri"/>
            <w:bCs/>
            <w:sz w:val="22"/>
            <w:szCs w:val="22"/>
          </w:rPr>
          <w:delText>v</w:delText>
        </w:r>
        <w:r w:rsidR="0005736D" w:rsidRPr="007863CC" w:rsidDel="002746EF">
          <w:rPr>
            <w:rFonts w:ascii="Garamond" w:eastAsia="MS Mincho" w:hAnsi="Garamond" w:cs="Calibri"/>
            <w:bCs/>
            <w:sz w:val="22"/>
            <w:szCs w:val="22"/>
          </w:rPr>
          <w:delText>ersion</w:delText>
        </w:r>
        <w:r w:rsidRPr="007863CC" w:rsidDel="002746EF">
          <w:rPr>
            <w:rFonts w:ascii="Garamond" w:eastAsia="MS Mincho" w:hAnsi="Garamond" w:cs="Calibri"/>
            <w:bCs/>
            <w:sz w:val="22"/>
            <w:szCs w:val="22"/>
          </w:rPr>
          <w:delText>(s):</w:delText>
        </w:r>
        <w:r w:rsidRPr="007863CC" w:rsidDel="002746EF">
          <w:rPr>
            <w:rFonts w:ascii="Garamond" w:eastAsia="MS Mincho" w:hAnsi="Garamond" w:cs="Calibri"/>
            <w:sz w:val="22"/>
            <w:szCs w:val="22"/>
          </w:rPr>
          <w:delText xml:space="preserve">  </w:delText>
        </w:r>
        <w:r w:rsidRPr="007863CC" w:rsidDel="002746EF">
          <w:rPr>
            <w:rFonts w:ascii="Garamond" w:eastAsia="MS Mincho" w:hAnsi="Garamond" w:cs="Calibri"/>
            <w:i/>
            <w:iCs/>
            <w:sz w:val="22"/>
            <w:szCs w:val="22"/>
          </w:rPr>
          <w:delText xml:space="preserve">Use naming convention </w:delText>
        </w:r>
        <w:r w:rsidR="00326C7E" w:rsidRPr="007863CC" w:rsidDel="002746EF">
          <w:rPr>
            <w:rFonts w:ascii="Garamond" w:eastAsia="MS Mincho" w:hAnsi="Garamond" w:cs="Calibri"/>
            <w:i/>
            <w:iCs/>
            <w:sz w:val="22"/>
            <w:szCs w:val="22"/>
          </w:rPr>
          <w:delText xml:space="preserve">and </w:delText>
        </w:r>
        <w:r w:rsidR="00326C7E" w:rsidRPr="007863CC" w:rsidDel="002746EF">
          <w:rPr>
            <w:rFonts w:ascii="Garamond" w:eastAsia="MS Mincho" w:hAnsi="Garamond" w:cs="Calibri"/>
            <w:bCs/>
            <w:i/>
            <w:iCs/>
            <w:sz w:val="22"/>
            <w:szCs w:val="22"/>
          </w:rPr>
          <w:delText xml:space="preserve">list all versions used in </w:delText>
        </w:r>
        <w:r w:rsidR="00B1437B" w:rsidRPr="007863CC" w:rsidDel="002746EF">
          <w:rPr>
            <w:rFonts w:ascii="Garamond" w:eastAsia="MS Mincho" w:hAnsi="Garamond" w:cs="Calibri"/>
            <w:bCs/>
            <w:i/>
            <w:iCs/>
            <w:sz w:val="22"/>
            <w:szCs w:val="22"/>
          </w:rPr>
          <w:delText>202</w:delText>
        </w:r>
        <w:r w:rsidR="00B1437B" w:rsidDel="002746EF">
          <w:rPr>
            <w:rFonts w:ascii="Garamond" w:eastAsia="MS Mincho" w:hAnsi="Garamond" w:cs="Calibri"/>
            <w:bCs/>
            <w:i/>
            <w:iCs/>
            <w:sz w:val="22"/>
            <w:szCs w:val="22"/>
          </w:rPr>
          <w:delText>5</w:delText>
        </w:r>
        <w:r w:rsidR="00326C7E" w:rsidRPr="007863CC" w:rsidDel="002746EF">
          <w:rPr>
            <w:rFonts w:ascii="Garamond" w:eastAsia="MS Mincho" w:hAnsi="Garamond" w:cs="Calibri"/>
            <w:i/>
            <w:iCs/>
            <w:sz w:val="22"/>
            <w:szCs w:val="22"/>
          </w:rPr>
          <w:delText>.</w:delText>
        </w:r>
      </w:del>
    </w:p>
    <w:p w14:paraId="3EF2CAB5" w14:textId="70EB4297" w:rsidR="00F97C0E" w:rsidDel="002746EF" w:rsidRDefault="00326C7E" w:rsidP="00326C7E">
      <w:pPr>
        <w:ind w:left="360"/>
        <w:rPr>
          <w:del w:id="1360" w:author="Pacella, Christina (DEC)" w:date="2025-04-29T12:06:00Z"/>
          <w:rFonts w:ascii="Garamond" w:eastAsia="MS Mincho" w:hAnsi="Garamond" w:cs="Calibri"/>
          <w:bCs/>
          <w:sz w:val="22"/>
          <w:szCs w:val="22"/>
        </w:rPr>
      </w:pPr>
      <w:del w:id="1361" w:author="Pacella, Christina (DEC)" w:date="2025-04-29T12:06:00Z">
        <w:r w:rsidRPr="007863CC" w:rsidDel="002746EF">
          <w:rPr>
            <w:rFonts w:ascii="Garamond" w:eastAsia="MS Mincho" w:hAnsi="Garamond" w:cs="Calibri"/>
            <w:bCs/>
            <w:iCs/>
            <w:sz w:val="22"/>
            <w:szCs w:val="22"/>
          </w:rPr>
          <w:delText xml:space="preserve"> </w:delText>
        </w:r>
        <w:r w:rsidR="00F97C0E" w:rsidRPr="007863CC" w:rsidDel="002746EF">
          <w:rPr>
            <w:rFonts w:ascii="Garamond" w:eastAsia="MS Mincho" w:hAnsi="Garamond" w:cs="Calibri"/>
            <w:bCs/>
            <w:iCs/>
            <w:sz w:val="22"/>
            <w:szCs w:val="22"/>
          </w:rPr>
          <w:delText>(</w:delText>
        </w:r>
        <w:r w:rsidR="00CC206D" w:rsidRPr="007863CC" w:rsidDel="002746EF">
          <w:rPr>
            <w:rFonts w:ascii="Garamond" w:eastAsia="MS Mincho" w:hAnsi="Garamond" w:cs="Calibri"/>
            <w:bCs/>
            <w:sz w:val="22"/>
            <w:szCs w:val="22"/>
          </w:rPr>
          <w:delText>reservecodesitecodemet</w:delText>
        </w:r>
        <w:r w:rsidR="00F97C0E" w:rsidRPr="007863CC" w:rsidDel="002746EF">
          <w:rPr>
            <w:rFonts w:ascii="Garamond" w:eastAsia="MS Mincho" w:hAnsi="Garamond" w:cs="Calibri"/>
            <w:bCs/>
            <w:sz w:val="22"/>
            <w:szCs w:val="22"/>
          </w:rPr>
          <w:delText>_loggertype_programver#_lastdatemodified ex.  delsjmet_CR1000_5.5_</w:delText>
        </w:r>
        <w:r w:rsidR="00B1437B" w:rsidRPr="007863CC" w:rsidDel="002746EF">
          <w:rPr>
            <w:rFonts w:ascii="Garamond" w:eastAsia="MS Mincho" w:hAnsi="Garamond" w:cs="Calibri"/>
            <w:bCs/>
            <w:sz w:val="22"/>
            <w:szCs w:val="22"/>
          </w:rPr>
          <w:delText>03102</w:delText>
        </w:r>
        <w:r w:rsidR="00B1437B" w:rsidDel="002746EF">
          <w:rPr>
            <w:rFonts w:ascii="Garamond" w:eastAsia="MS Mincho" w:hAnsi="Garamond" w:cs="Calibri"/>
            <w:bCs/>
            <w:sz w:val="22"/>
            <w:szCs w:val="22"/>
          </w:rPr>
          <w:delText>5</w:delText>
        </w:r>
        <w:r w:rsidR="00F97C0E" w:rsidRPr="007863CC" w:rsidDel="002746EF">
          <w:rPr>
            <w:rFonts w:ascii="Garamond" w:eastAsia="MS Mincho" w:hAnsi="Garamond" w:cs="Calibri"/>
            <w:bCs/>
            <w:sz w:val="22"/>
            <w:szCs w:val="22"/>
          </w:rPr>
          <w:delText>.CR1 or delsjmet_CR1000X_5.5_</w:delText>
        </w:r>
        <w:r w:rsidR="00B1437B" w:rsidRPr="007863CC" w:rsidDel="002746EF">
          <w:rPr>
            <w:rFonts w:ascii="Garamond" w:eastAsia="MS Mincho" w:hAnsi="Garamond" w:cs="Calibri"/>
            <w:bCs/>
            <w:sz w:val="22"/>
            <w:szCs w:val="22"/>
          </w:rPr>
          <w:delText>03102</w:delText>
        </w:r>
        <w:r w:rsidR="00B1437B" w:rsidDel="002746EF">
          <w:rPr>
            <w:rFonts w:ascii="Garamond" w:eastAsia="MS Mincho" w:hAnsi="Garamond" w:cs="Calibri"/>
            <w:bCs/>
            <w:sz w:val="22"/>
            <w:szCs w:val="22"/>
          </w:rPr>
          <w:delText>5</w:delText>
        </w:r>
        <w:r w:rsidR="00F97C0E" w:rsidRPr="007863CC" w:rsidDel="002746EF">
          <w:rPr>
            <w:rFonts w:ascii="Garamond" w:eastAsia="MS Mincho" w:hAnsi="Garamond" w:cs="Calibri"/>
            <w:bCs/>
            <w:sz w:val="22"/>
            <w:szCs w:val="22"/>
          </w:rPr>
          <w:delText>.CR1X)</w:delText>
        </w:r>
        <w:r w:rsidR="00B1437B" w:rsidDel="002746EF">
          <w:rPr>
            <w:rFonts w:ascii="Garamond" w:eastAsia="MS Mincho" w:hAnsi="Garamond" w:cs="Calibri"/>
            <w:bCs/>
            <w:sz w:val="22"/>
            <w:szCs w:val="22"/>
          </w:rPr>
          <w:delText xml:space="preserve"> or delsjmet_CR1000Xe_5.5_03102</w:delText>
        </w:r>
        <w:r w:rsidR="00D73BA8" w:rsidDel="002746EF">
          <w:rPr>
            <w:rFonts w:ascii="Garamond" w:eastAsia="MS Mincho" w:hAnsi="Garamond" w:cs="Calibri"/>
            <w:bCs/>
            <w:sz w:val="22"/>
            <w:szCs w:val="22"/>
          </w:rPr>
          <w:delText>5</w:delText>
        </w:r>
        <w:r w:rsidR="00B1437B" w:rsidDel="002746EF">
          <w:rPr>
            <w:rFonts w:ascii="Garamond" w:eastAsia="MS Mincho" w:hAnsi="Garamond" w:cs="Calibri"/>
            <w:bCs/>
            <w:sz w:val="22"/>
            <w:szCs w:val="22"/>
          </w:rPr>
          <w:delText>.CR1X</w:delText>
        </w:r>
      </w:del>
    </w:p>
    <w:p w14:paraId="4826EB98" w14:textId="0C669BA9" w:rsidR="00A15B6B" w:rsidDel="002746EF" w:rsidRDefault="00A15B6B" w:rsidP="00326C7E">
      <w:pPr>
        <w:ind w:left="360"/>
        <w:rPr>
          <w:del w:id="1362" w:author="Pacella, Christina (DEC)" w:date="2025-04-29T12:06:00Z"/>
          <w:rFonts w:ascii="Garamond" w:eastAsia="MS Mincho" w:hAnsi="Garamond" w:cs="Calibri"/>
          <w:bCs/>
          <w:sz w:val="22"/>
          <w:szCs w:val="22"/>
        </w:rPr>
      </w:pPr>
    </w:p>
    <w:p w14:paraId="5306D991" w14:textId="122EFA1A" w:rsidR="00A15B6B" w:rsidRPr="009C2E3B" w:rsidDel="002746EF" w:rsidRDefault="00A15B6B" w:rsidP="00A15B6B">
      <w:pPr>
        <w:ind w:left="360"/>
        <w:rPr>
          <w:del w:id="1363" w:author="Pacella, Christina (DEC)" w:date="2025-04-29T12:06:00Z"/>
          <w:rFonts w:ascii="Garamond" w:eastAsia="MS Mincho" w:hAnsi="Garamond" w:cs="Calibri"/>
          <w:b/>
          <w:bCs/>
          <w:sz w:val="22"/>
          <w:szCs w:val="22"/>
        </w:rPr>
      </w:pPr>
      <w:del w:id="1364" w:author="Pacella, Christina (DEC)" w:date="2025-04-29T12:06:00Z">
        <w:r w:rsidRPr="009C2E3B" w:rsidDel="002746EF">
          <w:rPr>
            <w:rFonts w:ascii="Garamond" w:eastAsia="MS Mincho" w:hAnsi="Garamond" w:cs="Calibri"/>
            <w:b/>
            <w:bCs/>
            <w:sz w:val="22"/>
            <w:szCs w:val="22"/>
          </w:rPr>
          <w:delText xml:space="preserve">GOES </w:delText>
        </w:r>
        <w:r w:rsidR="0005736D" w:rsidRPr="009C2E3B" w:rsidDel="002746EF">
          <w:rPr>
            <w:rFonts w:ascii="Garamond" w:eastAsia="MS Mincho" w:hAnsi="Garamond" w:cs="Calibri"/>
            <w:b/>
            <w:bCs/>
            <w:sz w:val="22"/>
            <w:szCs w:val="22"/>
          </w:rPr>
          <w:delText>t</w:delText>
        </w:r>
        <w:r w:rsidRPr="009C2E3B" w:rsidDel="002746EF">
          <w:rPr>
            <w:rFonts w:ascii="Garamond" w:eastAsia="MS Mincho" w:hAnsi="Garamond" w:cs="Calibri"/>
            <w:b/>
            <w:bCs/>
            <w:sz w:val="22"/>
            <w:szCs w:val="22"/>
          </w:rPr>
          <w:delText>ransmitter:</w:delText>
        </w:r>
      </w:del>
    </w:p>
    <w:p w14:paraId="48D58324" w14:textId="1494CC2B" w:rsidR="00A15B6B" w:rsidRPr="00A15B6B" w:rsidDel="002746EF" w:rsidRDefault="00A15B6B" w:rsidP="00A15B6B">
      <w:pPr>
        <w:ind w:left="360"/>
        <w:rPr>
          <w:del w:id="1365" w:author="Pacella, Christina (DEC)" w:date="2025-04-29T12:06:00Z"/>
          <w:rFonts w:ascii="Garamond" w:eastAsia="MS Mincho" w:hAnsi="Garamond" w:cs="Calibri"/>
          <w:bCs/>
          <w:sz w:val="22"/>
          <w:szCs w:val="22"/>
        </w:rPr>
      </w:pPr>
      <w:del w:id="1366" w:author="Pacella, Christina (DEC)" w:date="2025-04-29T12:06:00Z">
        <w:r w:rsidRPr="00A15B6B" w:rsidDel="002746EF">
          <w:rPr>
            <w:rFonts w:ascii="Garamond" w:eastAsia="MS Mincho" w:hAnsi="Garamond" w:cs="Calibri"/>
            <w:bCs/>
            <w:sz w:val="22"/>
            <w:szCs w:val="22"/>
          </w:rPr>
          <w:delText xml:space="preserve">Model </w:delText>
        </w:r>
        <w:r w:rsidR="0005736D" w:rsidDel="002746EF">
          <w:rPr>
            <w:rFonts w:ascii="Garamond" w:eastAsia="MS Mincho" w:hAnsi="Garamond" w:cs="Calibri"/>
            <w:bCs/>
            <w:sz w:val="22"/>
            <w:szCs w:val="22"/>
          </w:rPr>
          <w:delText>n</w:delText>
        </w:r>
        <w:r w:rsidRPr="00A15B6B" w:rsidDel="002746EF">
          <w:rPr>
            <w:rFonts w:ascii="Garamond" w:eastAsia="MS Mincho" w:hAnsi="Garamond" w:cs="Calibri"/>
            <w:bCs/>
            <w:sz w:val="22"/>
            <w:szCs w:val="22"/>
          </w:rPr>
          <w:delText xml:space="preserve">umber: </w:delText>
        </w:r>
      </w:del>
    </w:p>
    <w:p w14:paraId="4214D265" w14:textId="77CF3CFF" w:rsidR="00A15B6B" w:rsidRPr="00A15B6B" w:rsidDel="002746EF" w:rsidRDefault="00A15B6B" w:rsidP="00A15B6B">
      <w:pPr>
        <w:ind w:left="360"/>
        <w:rPr>
          <w:del w:id="1367" w:author="Pacella, Christina (DEC)" w:date="2025-04-29T12:06:00Z"/>
          <w:rFonts w:ascii="Garamond" w:eastAsia="MS Mincho" w:hAnsi="Garamond" w:cs="Calibri"/>
          <w:bCs/>
          <w:sz w:val="22"/>
          <w:szCs w:val="22"/>
        </w:rPr>
      </w:pPr>
      <w:del w:id="1368" w:author="Pacella, Christina (DEC)" w:date="2025-04-29T12:06:00Z">
        <w:r w:rsidRPr="00A15B6B" w:rsidDel="002746EF">
          <w:rPr>
            <w:rFonts w:ascii="Garamond" w:eastAsia="MS Mincho" w:hAnsi="Garamond" w:cs="Calibri"/>
            <w:bCs/>
            <w:sz w:val="22"/>
            <w:szCs w:val="22"/>
          </w:rPr>
          <w:delText xml:space="preserve">Serial </w:delText>
        </w:r>
        <w:r w:rsidR="0005736D" w:rsidDel="002746EF">
          <w:rPr>
            <w:rFonts w:ascii="Garamond" w:eastAsia="MS Mincho" w:hAnsi="Garamond" w:cs="Calibri"/>
            <w:bCs/>
            <w:sz w:val="22"/>
            <w:szCs w:val="22"/>
          </w:rPr>
          <w:delText>n</w:delText>
        </w:r>
        <w:r w:rsidRPr="00A15B6B" w:rsidDel="002746EF">
          <w:rPr>
            <w:rFonts w:ascii="Garamond" w:eastAsia="MS Mincho" w:hAnsi="Garamond" w:cs="Calibri"/>
            <w:bCs/>
            <w:sz w:val="22"/>
            <w:szCs w:val="22"/>
          </w:rPr>
          <w:delText xml:space="preserve">umber: </w:delText>
        </w:r>
      </w:del>
    </w:p>
    <w:p w14:paraId="79A8FD76" w14:textId="611D8B70" w:rsidR="00A15B6B" w:rsidRPr="00A15B6B" w:rsidDel="002746EF" w:rsidRDefault="00A15B6B" w:rsidP="00A15B6B">
      <w:pPr>
        <w:ind w:left="360"/>
        <w:rPr>
          <w:del w:id="1369" w:author="Pacella, Christina (DEC)" w:date="2025-04-29T12:06:00Z"/>
          <w:rFonts w:ascii="Garamond" w:eastAsia="MS Mincho" w:hAnsi="Garamond" w:cs="Calibri"/>
          <w:bCs/>
          <w:sz w:val="22"/>
          <w:szCs w:val="22"/>
        </w:rPr>
      </w:pPr>
      <w:del w:id="1370" w:author="Pacella, Christina (DEC)" w:date="2025-04-29T12:06:00Z">
        <w:r w:rsidRPr="00A15B6B" w:rsidDel="002746EF">
          <w:rPr>
            <w:rFonts w:ascii="Garamond" w:eastAsia="MS Mincho" w:hAnsi="Garamond" w:cs="Calibri"/>
            <w:bCs/>
            <w:sz w:val="22"/>
            <w:szCs w:val="22"/>
          </w:rPr>
          <w:delText xml:space="preserve">Date </w:delText>
        </w:r>
        <w:r w:rsidR="0005736D" w:rsidDel="002746EF">
          <w:rPr>
            <w:rFonts w:ascii="Garamond" w:eastAsia="MS Mincho" w:hAnsi="Garamond" w:cs="Calibri"/>
            <w:bCs/>
            <w:sz w:val="22"/>
            <w:szCs w:val="22"/>
          </w:rPr>
          <w:delText>i</w:delText>
        </w:r>
        <w:r w:rsidRPr="00A15B6B" w:rsidDel="002746EF">
          <w:rPr>
            <w:rFonts w:ascii="Garamond" w:eastAsia="MS Mincho" w:hAnsi="Garamond" w:cs="Calibri"/>
            <w:bCs/>
            <w:sz w:val="22"/>
            <w:szCs w:val="22"/>
          </w:rPr>
          <w:delText>nstalled:</w:delText>
        </w:r>
      </w:del>
    </w:p>
    <w:p w14:paraId="55E1A6D3" w14:textId="457B342F" w:rsidR="005D17FD" w:rsidRPr="007863CC" w:rsidDel="002746EF" w:rsidRDefault="005D17FD" w:rsidP="00326C7E">
      <w:pPr>
        <w:ind w:left="360"/>
        <w:rPr>
          <w:del w:id="1371" w:author="Pacella, Christina (DEC)" w:date="2025-04-29T12:06:00Z"/>
          <w:rFonts w:ascii="Garamond" w:eastAsia="MS Mincho" w:hAnsi="Garamond" w:cs="Calibri"/>
          <w:bCs/>
          <w:sz w:val="22"/>
          <w:szCs w:val="22"/>
        </w:rPr>
      </w:pPr>
    </w:p>
    <w:p w14:paraId="0357693C" w14:textId="77777777" w:rsidR="00FB29F7" w:rsidRPr="00E87CC3" w:rsidRDefault="00FB29F7" w:rsidP="00E25C96">
      <w:pPr>
        <w:rPr>
          <w:rFonts w:ascii="Garamond" w:eastAsia="MS Mincho" w:hAnsi="Garamond"/>
          <w:sz w:val="22"/>
          <w:szCs w:val="22"/>
        </w:rPr>
      </w:pPr>
    </w:p>
    <w:p w14:paraId="4B6CE75B" w14:textId="77777777" w:rsidR="00CD671F" w:rsidRDefault="00B4483D" w:rsidP="00F8159F">
      <w:pPr>
        <w:pStyle w:val="HTMLPreformatted"/>
        <w:rPr>
          <w:rFonts w:ascii="Garamond" w:hAnsi="Garamond" w:cs="Times New Roman"/>
          <w:b/>
          <w:bCs/>
          <w:sz w:val="22"/>
          <w:szCs w:val="22"/>
        </w:rPr>
      </w:pPr>
      <w:r w:rsidRPr="00E87CC3">
        <w:rPr>
          <w:rFonts w:ascii="Garamond" w:hAnsi="Garamond" w:cs="Times New Roman"/>
          <w:b/>
          <w:bCs/>
          <w:sz w:val="22"/>
          <w:szCs w:val="22"/>
        </w:rPr>
        <w:t>10)  Coded variable definitions</w:t>
      </w:r>
      <w:r w:rsidR="00F8159F" w:rsidRPr="00E87CC3">
        <w:rPr>
          <w:rFonts w:ascii="Garamond" w:hAnsi="Garamond" w:cs="Times New Roman"/>
          <w:b/>
          <w:bCs/>
          <w:sz w:val="22"/>
          <w:szCs w:val="22"/>
        </w:rPr>
        <w:t xml:space="preserve"> - </w:t>
      </w:r>
    </w:p>
    <w:p w14:paraId="31527B88" w14:textId="77777777" w:rsidR="00A90B66" w:rsidRPr="00E87CC3" w:rsidRDefault="00A90B66" w:rsidP="00A90B66">
      <w:pPr>
        <w:keepNext/>
        <w:ind w:left="360"/>
        <w:rPr>
          <w:ins w:id="1372" w:author="Pacella, Christina (DEC)" w:date="2025-04-29T13:39:00Z"/>
          <w:rFonts w:ascii="Garamond" w:eastAsia="MS Mincho" w:hAnsi="Garamond"/>
          <w:sz w:val="22"/>
          <w:szCs w:val="22"/>
        </w:rPr>
      </w:pPr>
      <w:ins w:id="1373" w:author="Pacella, Christina (DEC)" w:date="2025-04-29T13:39:00Z">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ins>
    </w:p>
    <w:p w14:paraId="4459D783" w14:textId="77777777" w:rsidR="00A90B66" w:rsidRDefault="00A90B66" w:rsidP="00A90B66">
      <w:pPr>
        <w:ind w:left="360"/>
        <w:jc w:val="both"/>
        <w:rPr>
          <w:ins w:id="1374" w:author="Pacella, Christina (DEC)" w:date="2025-04-29T13:39:00Z"/>
          <w:rFonts w:ascii="Garamond" w:eastAsia="MS Mincho" w:hAnsi="Garamond"/>
          <w:sz w:val="22"/>
          <w:szCs w:val="22"/>
        </w:rPr>
      </w:pPr>
      <w:ins w:id="1375" w:author="Pacella, Christina (DEC)" w:date="2025-04-29T13:39:00Z">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hudfsmet</w:t>
        </w:r>
      </w:ins>
    </w:p>
    <w:p w14:paraId="45ADA4E4" w14:textId="77777777" w:rsidR="00A90B66" w:rsidRPr="00E87CC3" w:rsidRDefault="00A90B66" w:rsidP="00A90B66">
      <w:pPr>
        <w:ind w:left="360"/>
        <w:jc w:val="both"/>
        <w:rPr>
          <w:ins w:id="1376" w:author="Pacella, Christina (DEC)" w:date="2025-04-29T13:39:00Z"/>
          <w:rFonts w:ascii="Garamond" w:eastAsia="MS Mincho" w:hAnsi="Garamond"/>
          <w:sz w:val="22"/>
          <w:szCs w:val="22"/>
        </w:rPr>
      </w:pPr>
      <w:ins w:id="1377" w:author="Pacella, Christina (DEC)" w:date="2025-04-29T13:39:00Z">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hudnpmet</w:t>
        </w:r>
      </w:ins>
    </w:p>
    <w:p w14:paraId="2BF46F9E" w14:textId="01721754" w:rsidR="00F8159F" w:rsidRPr="00E87CC3" w:rsidDel="00A90B66" w:rsidRDefault="00CD671F" w:rsidP="00F8159F">
      <w:pPr>
        <w:pStyle w:val="HTMLPreformatted"/>
        <w:rPr>
          <w:del w:id="1378" w:author="Pacella, Christina (DEC)" w:date="2025-04-29T13:39:00Z"/>
          <w:rFonts w:ascii="Garamond" w:hAnsi="Garamond" w:cs="Times New Roman"/>
          <w:sz w:val="22"/>
          <w:szCs w:val="22"/>
        </w:rPr>
      </w:pPr>
      <w:del w:id="1379" w:author="Pacella, Christina (DEC)" w:date="2025-04-29T13:39:00Z">
        <w:r w:rsidDel="00A90B66">
          <w:rPr>
            <w:rFonts w:ascii="Garamond" w:hAnsi="Garamond" w:cs="Times New Roman"/>
            <w:bCs/>
            <w:sz w:val="22"/>
            <w:szCs w:val="22"/>
          </w:rPr>
          <w:delText xml:space="preserve">[Instructions/Remove: </w:delText>
        </w:r>
        <w:r w:rsidR="00F8159F" w:rsidRPr="00E87CC3" w:rsidDel="00A90B66">
          <w:rPr>
            <w:rFonts w:ascii="Garamond" w:hAnsi="Garamond" w:cs="Times New Roman"/>
            <w:sz w:val="22"/>
            <w:szCs w:val="22"/>
          </w:rPr>
          <w:delText>List the sampling station, sampling site code, and station code used in the data.</w:delText>
        </w:r>
        <w:r w:rsidDel="00A90B66">
          <w:rPr>
            <w:rFonts w:ascii="Garamond" w:hAnsi="Garamond" w:cs="Times New Roman"/>
            <w:sz w:val="22"/>
            <w:szCs w:val="22"/>
          </w:rPr>
          <w:delText>]</w:delText>
        </w:r>
      </w:del>
    </w:p>
    <w:p w14:paraId="5B6AC6E8" w14:textId="10F5A153" w:rsidR="00F8159F" w:rsidRPr="00E87CC3" w:rsidDel="00A90B66" w:rsidRDefault="00F8159F" w:rsidP="00F8159F">
      <w:pPr>
        <w:pStyle w:val="HTMLPreformatted"/>
        <w:rPr>
          <w:del w:id="1380" w:author="Pacella, Christina (DEC)" w:date="2025-04-29T13:39:00Z"/>
          <w:rFonts w:ascii="Garamond" w:hAnsi="Garamond" w:cs="Times New Roman"/>
          <w:sz w:val="22"/>
          <w:szCs w:val="22"/>
        </w:rPr>
      </w:pPr>
    </w:p>
    <w:p w14:paraId="2A5D8933" w14:textId="758A6529" w:rsidR="00F8159F" w:rsidRPr="00E87CC3" w:rsidDel="00A90B66" w:rsidRDefault="00F8159F" w:rsidP="00F8159F">
      <w:pPr>
        <w:ind w:left="360"/>
        <w:rPr>
          <w:del w:id="1381" w:author="Pacella, Christina (DEC)" w:date="2025-04-29T13:39:00Z"/>
          <w:rFonts w:ascii="Garamond" w:eastAsia="MS Mincho" w:hAnsi="Garamond"/>
          <w:sz w:val="22"/>
          <w:szCs w:val="22"/>
        </w:rPr>
      </w:pPr>
      <w:del w:id="1382" w:author="Pacella, Christina (DEC)" w:date="2025-04-29T13:39:00Z">
        <w:r w:rsidRPr="00E87CC3" w:rsidDel="00A90B66">
          <w:rPr>
            <w:rFonts w:ascii="Garamond" w:eastAsia="MS Mincho" w:hAnsi="Garamond"/>
            <w:sz w:val="22"/>
            <w:szCs w:val="22"/>
          </w:rPr>
          <w:delText>Sampling station:</w:delText>
        </w:r>
        <w:r w:rsidRPr="00E87CC3" w:rsidDel="00A90B66">
          <w:rPr>
            <w:rFonts w:ascii="Garamond" w:eastAsia="MS Mincho" w:hAnsi="Garamond"/>
            <w:sz w:val="22"/>
            <w:szCs w:val="22"/>
          </w:rPr>
          <w:tab/>
        </w:r>
        <w:r w:rsidRPr="00E87CC3" w:rsidDel="00A90B66">
          <w:rPr>
            <w:rFonts w:ascii="Garamond" w:eastAsia="MS Mincho" w:hAnsi="Garamond"/>
            <w:sz w:val="22"/>
            <w:szCs w:val="22"/>
          </w:rPr>
          <w:tab/>
          <w:delText>Sampling site code:</w:delText>
        </w:r>
        <w:r w:rsidRPr="00E87CC3" w:rsidDel="00A90B66">
          <w:rPr>
            <w:rFonts w:ascii="Garamond" w:eastAsia="MS Mincho" w:hAnsi="Garamond"/>
            <w:sz w:val="22"/>
            <w:szCs w:val="22"/>
          </w:rPr>
          <w:tab/>
          <w:delText>Station code:</w:delText>
        </w:r>
      </w:del>
    </w:p>
    <w:p w14:paraId="616537FA" w14:textId="5957C6BC" w:rsidR="00F8159F" w:rsidRPr="00E87CC3" w:rsidDel="00A90B66" w:rsidRDefault="00F8159F" w:rsidP="00F8159F">
      <w:pPr>
        <w:ind w:left="360"/>
        <w:rPr>
          <w:del w:id="1383" w:author="Pacella, Christina (DEC)" w:date="2025-04-29T13:39:00Z"/>
          <w:rFonts w:ascii="Garamond" w:eastAsia="MS Mincho" w:hAnsi="Garamond"/>
          <w:sz w:val="22"/>
          <w:szCs w:val="22"/>
        </w:rPr>
      </w:pPr>
    </w:p>
    <w:p w14:paraId="0321527B" w14:textId="6B86E6D5" w:rsidR="00F8159F" w:rsidRPr="00E87CC3" w:rsidDel="00A90B66" w:rsidRDefault="00E25C96" w:rsidP="00F8159F">
      <w:pPr>
        <w:ind w:left="360"/>
        <w:rPr>
          <w:del w:id="1384" w:author="Pacella, Christina (DEC)" w:date="2025-04-29T13:39:00Z"/>
          <w:rFonts w:ascii="Garamond" w:eastAsia="MS Mincho" w:hAnsi="Garamond"/>
          <w:sz w:val="22"/>
          <w:szCs w:val="22"/>
        </w:rPr>
      </w:pPr>
      <w:del w:id="1385" w:author="Pacella, Christina (DEC)" w:date="2025-04-29T13:39:00Z">
        <w:r w:rsidRPr="00E87CC3" w:rsidDel="00A90B66">
          <w:rPr>
            <w:rFonts w:ascii="Garamond" w:eastAsia="MS Mincho" w:hAnsi="Garamond"/>
            <w:sz w:val="22"/>
            <w:szCs w:val="22"/>
          </w:rPr>
          <w:delText>Carriage House</w:delText>
        </w:r>
        <w:r w:rsidR="00F8159F" w:rsidRPr="00E87CC3" w:rsidDel="00A90B66">
          <w:rPr>
            <w:rFonts w:ascii="Garamond" w:eastAsia="MS Mincho" w:hAnsi="Garamond"/>
            <w:sz w:val="22"/>
            <w:szCs w:val="22"/>
          </w:rPr>
          <w:tab/>
        </w:r>
        <w:r w:rsidR="00F8159F" w:rsidRPr="00E87CC3" w:rsidDel="00A90B66">
          <w:rPr>
            <w:rFonts w:ascii="Garamond" w:eastAsia="MS Mincho" w:hAnsi="Garamond"/>
            <w:sz w:val="22"/>
            <w:szCs w:val="22"/>
          </w:rPr>
          <w:tab/>
        </w:r>
        <w:r w:rsidRPr="00E87CC3" w:rsidDel="00A90B66">
          <w:rPr>
            <w:rFonts w:ascii="Garamond" w:eastAsia="MS Mincho" w:hAnsi="Garamond"/>
            <w:sz w:val="22"/>
            <w:szCs w:val="22"/>
          </w:rPr>
          <w:delText>CH</w:delText>
        </w:r>
        <w:r w:rsidR="00F8159F" w:rsidRPr="00E87CC3" w:rsidDel="00A90B66">
          <w:rPr>
            <w:rFonts w:ascii="Garamond" w:eastAsia="MS Mincho" w:hAnsi="Garamond"/>
            <w:sz w:val="22"/>
            <w:szCs w:val="22"/>
          </w:rPr>
          <w:tab/>
        </w:r>
        <w:r w:rsidR="00F8159F" w:rsidRPr="00E87CC3" w:rsidDel="00A90B66">
          <w:rPr>
            <w:rFonts w:ascii="Garamond" w:eastAsia="MS Mincho" w:hAnsi="Garamond"/>
            <w:sz w:val="22"/>
            <w:szCs w:val="22"/>
          </w:rPr>
          <w:tab/>
        </w:r>
        <w:r w:rsidR="00F8159F" w:rsidRPr="00E87CC3" w:rsidDel="00A90B66">
          <w:rPr>
            <w:rFonts w:ascii="Garamond" w:eastAsia="MS Mincho" w:hAnsi="Garamond"/>
            <w:sz w:val="22"/>
            <w:szCs w:val="22"/>
          </w:rPr>
          <w:tab/>
        </w:r>
        <w:r w:rsidRPr="00E87CC3" w:rsidDel="00A90B66">
          <w:rPr>
            <w:rFonts w:ascii="Garamond" w:eastAsia="MS Mincho" w:hAnsi="Garamond"/>
            <w:sz w:val="22"/>
            <w:szCs w:val="22"/>
          </w:rPr>
          <w:delText>wqbchmet</w:delText>
        </w:r>
      </w:del>
    </w:p>
    <w:p w14:paraId="3065F84D" w14:textId="77777777" w:rsidR="00F8159F" w:rsidRPr="00E87CC3" w:rsidRDefault="00F8159F" w:rsidP="00F8159F">
      <w:pPr>
        <w:ind w:left="360"/>
        <w:jc w:val="both"/>
        <w:rPr>
          <w:rFonts w:ascii="Garamond" w:eastAsia="MS Mincho" w:hAnsi="Garamond"/>
          <w:sz w:val="22"/>
          <w:szCs w:val="22"/>
        </w:rPr>
      </w:pPr>
    </w:p>
    <w:p w14:paraId="5D5B575B" w14:textId="77777777" w:rsidR="00CD671F" w:rsidRDefault="00B4483D">
      <w:pPr>
        <w:pStyle w:val="HTMLPreformatted"/>
        <w:rPr>
          <w:rFonts w:ascii="Garamond" w:hAnsi="Garamond"/>
          <w:b/>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1433198D" w14:textId="063CFA69" w:rsidR="00F8159F" w:rsidRPr="00E87CC3" w:rsidDel="00A90B66" w:rsidRDefault="00CD671F">
      <w:pPr>
        <w:pStyle w:val="HTMLPreformatted"/>
        <w:rPr>
          <w:del w:id="1386" w:author="Pacella, Christina (DEC)" w:date="2025-04-29T13:39:00Z"/>
          <w:rFonts w:ascii="Garamond" w:hAnsi="Garamond"/>
          <w:bCs/>
          <w:sz w:val="22"/>
          <w:szCs w:val="22"/>
        </w:rPr>
      </w:pPr>
      <w:del w:id="1387" w:author="Pacella, Christina (DEC)" w:date="2025-04-29T13:39:00Z">
        <w:r w:rsidDel="00A90B66">
          <w:rPr>
            <w:rFonts w:ascii="Garamond" w:hAnsi="Garamond" w:cs="Times New Roman"/>
            <w:bCs/>
            <w:sz w:val="22"/>
            <w:szCs w:val="22"/>
          </w:rPr>
          <w:delText xml:space="preserve">[Instructions/Remove: </w:delText>
        </w:r>
        <w:r w:rsidR="00E13A30" w:rsidRPr="00E87CC3" w:rsidDel="00A90B66">
          <w:rPr>
            <w:rFonts w:ascii="Garamond" w:hAnsi="Garamond"/>
            <w:bCs/>
            <w:sz w:val="22"/>
            <w:szCs w:val="22"/>
          </w:rPr>
          <w:delText>This section details the automated</w:delText>
        </w:r>
        <w:r w:rsidR="00FB29F7" w:rsidRPr="00E87CC3" w:rsidDel="00A90B66">
          <w:rPr>
            <w:rFonts w:ascii="Garamond" w:hAnsi="Garamond"/>
            <w:bCs/>
            <w:sz w:val="22"/>
            <w:szCs w:val="22"/>
          </w:rPr>
          <w:delText xml:space="preserve"> primary</w:delText>
        </w:r>
        <w:r w:rsidR="00E13A30" w:rsidRPr="00E87CC3" w:rsidDel="00A90B66">
          <w:rPr>
            <w:rFonts w:ascii="Garamond" w:hAnsi="Garamond"/>
            <w:bCs/>
            <w:sz w:val="22"/>
            <w:szCs w:val="22"/>
          </w:rPr>
          <w:delText xml:space="preserve"> and secondary QA</w:delText>
        </w:r>
        <w:r w:rsidR="00E25C96" w:rsidRPr="00E87CC3" w:rsidDel="00A90B66">
          <w:rPr>
            <w:rFonts w:ascii="Garamond" w:hAnsi="Garamond"/>
            <w:bCs/>
            <w:sz w:val="22"/>
            <w:szCs w:val="22"/>
          </w:rPr>
          <w:delText>Q</w:delText>
        </w:r>
        <w:r w:rsidR="00E13A30" w:rsidRPr="00E87CC3" w:rsidDel="00A90B66">
          <w:rPr>
            <w:rFonts w:ascii="Garamond" w:hAnsi="Garamond"/>
            <w:bCs/>
            <w:sz w:val="22"/>
            <w:szCs w:val="22"/>
          </w:rPr>
          <w:delText>C flag definitions</w:delText>
        </w:r>
        <w:r w:rsidDel="00A90B66">
          <w:rPr>
            <w:rFonts w:ascii="Garamond" w:hAnsi="Garamond"/>
            <w:bCs/>
            <w:sz w:val="22"/>
            <w:szCs w:val="22"/>
          </w:rPr>
          <w:delText xml:space="preserve"> and requires no additional information</w:delText>
        </w:r>
        <w:r w:rsidR="00E13A30" w:rsidRPr="00E87CC3" w:rsidDel="00A90B66">
          <w:rPr>
            <w:rFonts w:ascii="Garamond" w:hAnsi="Garamond"/>
            <w:bCs/>
            <w:sz w:val="22"/>
            <w:szCs w:val="22"/>
          </w:rPr>
          <w:delText xml:space="preserve">. </w:delText>
        </w:r>
        <w:r w:rsidR="007C7527" w:rsidRPr="00E87CC3" w:rsidDel="00A90B66">
          <w:rPr>
            <w:rFonts w:ascii="Garamond" w:hAnsi="Garamond"/>
            <w:bCs/>
            <w:sz w:val="22"/>
            <w:szCs w:val="22"/>
          </w:rPr>
          <w:delText xml:space="preserve"> </w:delText>
        </w:r>
        <w:r w:rsidR="00E13A30" w:rsidRPr="00E87CC3" w:rsidDel="00A90B66">
          <w:rPr>
            <w:rFonts w:ascii="Garamond" w:hAnsi="Garamond"/>
            <w:bCs/>
            <w:sz w:val="22"/>
            <w:szCs w:val="22"/>
            <w:u w:val="single"/>
          </w:rPr>
          <w:delText>Include the following excerpt</w:delText>
        </w:r>
        <w:r w:rsidR="00E13A30" w:rsidRPr="00E87CC3" w:rsidDel="00A90B66">
          <w:rPr>
            <w:rFonts w:ascii="Garamond" w:hAnsi="Garamond"/>
            <w:bCs/>
            <w:sz w:val="22"/>
            <w:szCs w:val="22"/>
          </w:rPr>
          <w:delText>.</w:delText>
        </w:r>
        <w:r w:rsidDel="00A90B66">
          <w:rPr>
            <w:rFonts w:ascii="Garamond" w:hAnsi="Garamond"/>
            <w:bCs/>
            <w:sz w:val="22"/>
            <w:szCs w:val="22"/>
          </w:rPr>
          <w:delText>]</w:delText>
        </w:r>
      </w:del>
    </w:p>
    <w:p w14:paraId="0767E163" w14:textId="77777777" w:rsidR="00FA571C" w:rsidRPr="004341A7" w:rsidDel="00A90B66" w:rsidRDefault="00FA571C" w:rsidP="00FA571C">
      <w:pPr>
        <w:pStyle w:val="HTMLPreformatted"/>
        <w:rPr>
          <w:del w:id="1388" w:author="Pacella, Christina (DEC)" w:date="2025-04-29T13:39:00Z"/>
          <w:rFonts w:ascii="Garamond" w:hAnsi="Garamond"/>
          <w:bCs/>
          <w:sz w:val="22"/>
          <w:szCs w:val="22"/>
        </w:rPr>
      </w:pPr>
    </w:p>
    <w:p w14:paraId="373E380E" w14:textId="4B15D575" w:rsidR="00FA571C" w:rsidRPr="004341A7" w:rsidRDefault="00FA571C">
      <w:pPr>
        <w:pStyle w:val="HTMLPreformatted"/>
        <w:ind w:right="540"/>
        <w:jc w:val="both"/>
        <w:rPr>
          <w:rFonts w:ascii="Garamond" w:hAnsi="Garamond"/>
          <w:bCs/>
          <w:sz w:val="22"/>
          <w:szCs w:val="22"/>
        </w:rPr>
        <w:pPrChange w:id="1389" w:author="Pacella, Christina (DEC)" w:date="2025-04-29T13:39:00Z">
          <w:pPr>
            <w:pStyle w:val="HTMLPreformatted"/>
            <w:ind w:left="540" w:right="540"/>
            <w:jc w:val="both"/>
          </w:pPr>
        </w:pPrChange>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w:t>
      </w:r>
      <w:del w:id="1390" w:author="Pacella, Christina (DEC)" w:date="2025-04-29T13:40:00Z">
        <w:r w:rsidRPr="004341A7" w:rsidDel="00A90B66">
          <w:rPr>
            <w:rFonts w:ascii="Garamond" w:hAnsi="Garamond"/>
            <w:bCs/>
            <w:sz w:val="22"/>
            <w:szCs w:val="22"/>
          </w:rPr>
          <w:delText xml:space="preserve">range, </w:delText>
        </w:r>
        <w:r w:rsidR="00656CD9" w:rsidDel="00A90B66">
          <w:rPr>
            <w:rFonts w:ascii="Garamond" w:hAnsi="Garamond"/>
            <w:bCs/>
            <w:sz w:val="22"/>
            <w:szCs w:val="22"/>
          </w:rPr>
          <w:delText>or</w:delText>
        </w:r>
      </w:del>
      <w:ins w:id="1391" w:author="Pacella, Christina (DEC)" w:date="2025-04-29T13:40:00Z">
        <w:r w:rsidR="00A90B66" w:rsidRPr="004341A7">
          <w:rPr>
            <w:rFonts w:ascii="Garamond" w:hAnsi="Garamond"/>
            <w:bCs/>
            <w:sz w:val="22"/>
            <w:szCs w:val="22"/>
          </w:rPr>
          <w:t>range or</w:t>
        </w:r>
      </w:ins>
      <w:r w:rsidR="00656CD9">
        <w:rPr>
          <w:rFonts w:ascii="Garamond" w:hAnsi="Garamond"/>
          <w:bCs/>
          <w:sz w:val="22"/>
          <w:szCs w:val="22"/>
        </w:rPr>
        <w:t xml:space="preserve">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68F9478D" w14:textId="77777777" w:rsidR="00FA571C" w:rsidRPr="004341A7" w:rsidRDefault="00FA571C" w:rsidP="00FA571C">
      <w:pPr>
        <w:pStyle w:val="HTMLPreformatted"/>
        <w:ind w:left="360" w:right="720"/>
        <w:rPr>
          <w:rFonts w:ascii="Garamond" w:hAnsi="Garamond"/>
          <w:sz w:val="22"/>
          <w:szCs w:val="22"/>
          <w:highlight w:val="yellow"/>
        </w:rPr>
      </w:pPr>
    </w:p>
    <w:p w14:paraId="3E3ADD97"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7353BCE0"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6E81C11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02D9F9A9"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F4B7B91"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DD06C35"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lastRenderedPageBreak/>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0FD3E17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4E7DF650"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15F319B"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4BFED948"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0AE26E0F"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2BA4F331"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72126C0D" w14:textId="3B2D3BBE" w:rsidR="00CD671F" w:rsidDel="005D6FF6" w:rsidRDefault="00E715AA" w:rsidP="00E715AA">
      <w:pPr>
        <w:pStyle w:val="HTMLPreformatted"/>
        <w:rPr>
          <w:del w:id="1392" w:author="Pacella, Christina (DEC)" w:date="2025-04-29T13:40:00Z"/>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47C812FA" w14:textId="49683221" w:rsidR="00E715AA" w:rsidDel="005D6FF6" w:rsidRDefault="00CD671F" w:rsidP="00E715AA">
      <w:pPr>
        <w:pStyle w:val="HTMLPreformatted"/>
        <w:rPr>
          <w:del w:id="1393" w:author="Pacella, Christina (DEC)" w:date="2025-04-29T13:40:00Z"/>
          <w:rFonts w:ascii="Garamond" w:hAnsi="Garamond"/>
          <w:sz w:val="22"/>
          <w:szCs w:val="22"/>
        </w:rPr>
      </w:pPr>
      <w:del w:id="1394" w:author="Pacella, Christina (DEC)" w:date="2025-04-29T13:40:00Z">
        <w:r w:rsidDel="005D6FF6">
          <w:rPr>
            <w:rFonts w:ascii="Garamond" w:hAnsi="Garamond" w:cs="Times New Roman"/>
            <w:bCs/>
            <w:sz w:val="22"/>
            <w:szCs w:val="22"/>
          </w:rPr>
          <w:delText xml:space="preserve">[Instructions/Remove: </w:delText>
        </w:r>
        <w:r w:rsidR="00E715AA" w:rsidRPr="00E87CC3" w:rsidDel="005D6FF6">
          <w:rPr>
            <w:rFonts w:ascii="Garamond" w:hAnsi="Garamond"/>
            <w:sz w:val="22"/>
            <w:szCs w:val="22"/>
          </w:rPr>
          <w:delText xml:space="preserve">This section details the secondary QAQC </w:delText>
        </w:r>
        <w:r w:rsidR="00FA571C" w:rsidDel="005D6FF6">
          <w:rPr>
            <w:rFonts w:ascii="Garamond" w:hAnsi="Garamond"/>
            <w:sz w:val="22"/>
            <w:szCs w:val="22"/>
          </w:rPr>
          <w:delText>C</w:delText>
        </w:r>
        <w:r w:rsidR="00FA571C" w:rsidRPr="00E87CC3" w:rsidDel="005D6FF6">
          <w:rPr>
            <w:rFonts w:ascii="Garamond" w:hAnsi="Garamond"/>
            <w:sz w:val="22"/>
            <w:szCs w:val="22"/>
          </w:rPr>
          <w:delText xml:space="preserve">ode </w:delText>
        </w:r>
        <w:r w:rsidR="00E715AA" w:rsidRPr="00E87CC3" w:rsidDel="005D6FF6">
          <w:rPr>
            <w:rFonts w:ascii="Garamond" w:hAnsi="Garamond"/>
            <w:sz w:val="22"/>
            <w:szCs w:val="22"/>
          </w:rPr>
          <w:delText xml:space="preserve">definitions used in combination with the </w:delText>
        </w:r>
        <w:r w:rsidR="002D5AEE" w:rsidRPr="00E87CC3" w:rsidDel="005D6FF6">
          <w:rPr>
            <w:rFonts w:ascii="Garamond" w:hAnsi="Garamond"/>
            <w:sz w:val="22"/>
            <w:szCs w:val="22"/>
          </w:rPr>
          <w:delText xml:space="preserve">QAQC </w:delText>
        </w:r>
        <w:r w:rsidR="00E715AA" w:rsidRPr="00E87CC3" w:rsidDel="005D6FF6">
          <w:rPr>
            <w:rFonts w:ascii="Garamond" w:hAnsi="Garamond"/>
            <w:sz w:val="22"/>
            <w:szCs w:val="22"/>
          </w:rPr>
          <w:delText>flags above</w:delText>
        </w:r>
        <w:r w:rsidDel="005D6FF6">
          <w:rPr>
            <w:rFonts w:ascii="Garamond" w:hAnsi="Garamond"/>
            <w:sz w:val="22"/>
            <w:szCs w:val="22"/>
          </w:rPr>
          <w:delText xml:space="preserve"> and requires no additional information</w:delText>
        </w:r>
        <w:r w:rsidR="00E715AA" w:rsidRPr="00E87CC3" w:rsidDel="005D6FF6">
          <w:rPr>
            <w:rFonts w:ascii="Garamond" w:hAnsi="Garamond"/>
            <w:sz w:val="22"/>
            <w:szCs w:val="22"/>
          </w:rPr>
          <w:delText>.</w:delText>
        </w:r>
        <w:r w:rsidR="008A3CCC" w:rsidRPr="00E87CC3" w:rsidDel="005D6FF6">
          <w:rPr>
            <w:rFonts w:ascii="Garamond" w:hAnsi="Garamond"/>
            <w:sz w:val="22"/>
            <w:szCs w:val="22"/>
          </w:rPr>
          <w:delText xml:space="preserve">  </w:delText>
        </w:r>
        <w:r w:rsidR="00E715AA" w:rsidRPr="00E87CC3" w:rsidDel="005D6FF6">
          <w:rPr>
            <w:rFonts w:ascii="Garamond" w:hAnsi="Garamond"/>
            <w:sz w:val="22"/>
            <w:szCs w:val="22"/>
          </w:rPr>
          <w:delText xml:space="preserve"> </w:delText>
        </w:r>
        <w:r w:rsidR="00D56FBC" w:rsidRPr="007F2DE3" w:rsidDel="005D6FF6">
          <w:rPr>
            <w:rFonts w:ascii="Garamond" w:hAnsi="Garamond"/>
            <w:sz w:val="22"/>
            <w:szCs w:val="22"/>
            <w:u w:val="single"/>
          </w:rPr>
          <w:delText>I</w:delText>
        </w:r>
        <w:r w:rsidR="00E715AA" w:rsidRPr="00E87CC3" w:rsidDel="005D6FF6">
          <w:rPr>
            <w:rFonts w:ascii="Garamond" w:hAnsi="Garamond"/>
            <w:sz w:val="22"/>
            <w:szCs w:val="22"/>
            <w:u w:val="single"/>
          </w:rPr>
          <w:delText>nclude the following excerpt</w:delText>
        </w:r>
        <w:r w:rsidR="00A86B2F" w:rsidDel="005D6FF6">
          <w:rPr>
            <w:rFonts w:ascii="Garamond" w:hAnsi="Garamond"/>
            <w:sz w:val="22"/>
            <w:szCs w:val="22"/>
          </w:rPr>
          <w:delText>.]</w:delText>
        </w:r>
      </w:del>
    </w:p>
    <w:p w14:paraId="618CDC28" w14:textId="77777777" w:rsidR="00FA571C" w:rsidRPr="00E87CC3" w:rsidRDefault="00FA571C" w:rsidP="00E715AA">
      <w:pPr>
        <w:pStyle w:val="HTMLPreformatted"/>
        <w:rPr>
          <w:rFonts w:ascii="Garamond" w:hAnsi="Garamond"/>
          <w:sz w:val="22"/>
          <w:szCs w:val="22"/>
        </w:rPr>
      </w:pPr>
    </w:p>
    <w:p w14:paraId="73E6D47A" w14:textId="77777777" w:rsidR="00FA571C" w:rsidRPr="004341A7" w:rsidRDefault="00FA571C">
      <w:pPr>
        <w:pStyle w:val="HTMLPreformatted"/>
        <w:tabs>
          <w:tab w:val="left" w:pos="8460"/>
        </w:tabs>
        <w:ind w:right="540"/>
        <w:jc w:val="both"/>
        <w:rPr>
          <w:rFonts w:ascii="Garamond" w:hAnsi="Garamond"/>
          <w:sz w:val="22"/>
          <w:szCs w:val="22"/>
        </w:rPr>
        <w:pPrChange w:id="1395" w:author="Pacella, Christina (DEC)" w:date="2025-04-29T13:40:00Z">
          <w:pPr>
            <w:pStyle w:val="HTMLPreformatted"/>
            <w:tabs>
              <w:tab w:val="left" w:pos="8460"/>
            </w:tabs>
            <w:ind w:left="540" w:right="540"/>
            <w:jc w:val="both"/>
          </w:pPr>
        </w:pPrChange>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sensor errors are sensor specific, and comment codes are used to further document 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F_Record column.</w:t>
      </w:r>
      <w:r w:rsidR="000B1887" w:rsidRPr="004341A7">
        <w:rPr>
          <w:rFonts w:ascii="Garamond" w:hAnsi="Garamond"/>
          <w:sz w:val="22"/>
          <w:szCs w:val="22"/>
        </w:rPr>
        <w:t xml:space="preserve">  </w:t>
      </w:r>
    </w:p>
    <w:p w14:paraId="79724660" w14:textId="77777777" w:rsidR="00FA571C" w:rsidRPr="004341A7" w:rsidRDefault="00FA571C" w:rsidP="00FA571C">
      <w:pPr>
        <w:pStyle w:val="HTMLPreformatted"/>
        <w:ind w:left="360" w:right="360"/>
        <w:rPr>
          <w:rFonts w:ascii="Garamond" w:hAnsi="Garamond"/>
          <w:sz w:val="22"/>
          <w:szCs w:val="22"/>
        </w:rPr>
      </w:pPr>
    </w:p>
    <w:p w14:paraId="3002CD08"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768084F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3B7B035A"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793C6FEE"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1E9EEE4E"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5228EF17"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07692D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69039A22"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4A3CF63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1FBFBE4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19F49400"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56DE796C"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2FE511A2"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01E22ED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5D2B0641"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569BCEE5"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325D0B86"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368FCF79"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46172CD9"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02205D26"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2EA225E4"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1D946051"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603FCEA7"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0AE7C499"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786DD295"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28349664"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047A425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614FA612"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 melt from previous snowfall event</w:t>
      </w:r>
    </w:p>
    <w:p w14:paraId="47A2EFA8"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0D0E82E"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96818FB"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29934115"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11348BB0" w14:textId="77777777" w:rsidR="00A17F35" w:rsidRPr="00E87CC3" w:rsidRDefault="00A17F35" w:rsidP="00856647">
      <w:pPr>
        <w:pStyle w:val="BodyText"/>
        <w:tabs>
          <w:tab w:val="left" w:pos="1062"/>
          <w:tab w:val="left" w:pos="1260"/>
        </w:tabs>
        <w:rPr>
          <w:rFonts w:ascii="Garamond" w:hAnsi="Garamond"/>
          <w:sz w:val="22"/>
          <w:szCs w:val="22"/>
        </w:rPr>
      </w:pPr>
    </w:p>
    <w:p w14:paraId="27DF963D" w14:textId="77777777" w:rsidR="00CD671F" w:rsidDel="005D6FF6" w:rsidRDefault="00856647" w:rsidP="002E3B63">
      <w:pPr>
        <w:pStyle w:val="BodyText"/>
        <w:tabs>
          <w:tab w:val="left" w:pos="1062"/>
          <w:tab w:val="left" w:pos="1260"/>
        </w:tabs>
        <w:rPr>
          <w:del w:id="1396" w:author="Pacella, Christina (DEC)" w:date="2025-04-29T13:40:00Z"/>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47935795" w14:textId="5A11BC36" w:rsidR="00990DFF" w:rsidDel="005D6FF6" w:rsidRDefault="00990DFF" w:rsidP="002E3B63">
      <w:pPr>
        <w:pStyle w:val="BodyText"/>
        <w:tabs>
          <w:tab w:val="left" w:pos="1062"/>
          <w:tab w:val="left" w:pos="1260"/>
        </w:tabs>
        <w:rPr>
          <w:del w:id="1397" w:author="Pacella, Christina (DEC)" w:date="2025-04-29T13:40:00Z"/>
          <w:rFonts w:ascii="Garamond" w:hAnsi="Garamond"/>
          <w:sz w:val="22"/>
          <w:szCs w:val="22"/>
          <w:u w:val="single"/>
        </w:rPr>
      </w:pPr>
      <w:del w:id="1398" w:author="Pacella, Christina (DEC)" w:date="2025-04-29T13:40:00Z">
        <w:r w:rsidDel="005D6FF6">
          <w:rPr>
            <w:rFonts w:ascii="Garamond" w:hAnsi="Garamond"/>
            <w:bCs/>
            <w:sz w:val="22"/>
            <w:szCs w:val="22"/>
          </w:rPr>
          <w:delText xml:space="preserve">[Instructions/Remove: </w:delText>
        </w:r>
        <w:r w:rsidRPr="004341A7" w:rsidDel="005D6FF6">
          <w:rPr>
            <w:rFonts w:ascii="Garamond" w:hAnsi="Garamond"/>
            <w:sz w:val="22"/>
            <w:szCs w:val="22"/>
          </w:rPr>
          <w:delText>Use this section for further documentation of the research data set.  Include any additional notes regarding the data set in general, circumstances not covered by the flags and comment codes, or specific data that were coded with the CSM “See Metadata” comment code.</w:delText>
        </w:r>
        <w:r w:rsidDel="005D6FF6">
          <w:rPr>
            <w:rFonts w:ascii="Garamond" w:hAnsi="Garamond"/>
            <w:sz w:val="22"/>
            <w:szCs w:val="22"/>
          </w:rPr>
          <w:delText xml:space="preserve">  Any data coded CSM must have a corresponding statement in this section.</w:delText>
        </w:r>
        <w:r w:rsidRPr="00E87CC3" w:rsidDel="005D6FF6">
          <w:rPr>
            <w:rFonts w:ascii="Garamond" w:hAnsi="Garamond"/>
            <w:sz w:val="22"/>
            <w:szCs w:val="22"/>
          </w:rPr>
          <w:delText>.  You may include the NERRQAQC macro metadata sheets or any other information regarding significant weather events, maintenance activities, etc that may have affected the weather station and data collected.</w:delText>
        </w:r>
        <w:r w:rsidDel="005D6FF6">
          <w:rPr>
            <w:rFonts w:ascii="Garamond" w:hAnsi="Garamond"/>
            <w:sz w:val="22"/>
            <w:szCs w:val="22"/>
          </w:rPr>
          <w:delText xml:space="preserve">  </w:delText>
        </w:r>
        <w:r w:rsidRPr="004C27DA" w:rsidDel="005D6FF6">
          <w:rPr>
            <w:rFonts w:ascii="Garamond" w:hAnsi="Garamond"/>
            <w:sz w:val="22"/>
            <w:szCs w:val="22"/>
            <w:u w:val="single"/>
          </w:rPr>
          <w:delText>Include the following excerpt</w:delText>
        </w:r>
        <w:r w:rsidDel="005D6FF6">
          <w:rPr>
            <w:rFonts w:ascii="Garamond" w:hAnsi="Garamond"/>
            <w:sz w:val="22"/>
            <w:szCs w:val="22"/>
            <w:u w:val="single"/>
          </w:rPr>
          <w:delText>s</w:delText>
        </w:r>
        <w:r w:rsidR="00A86B2F" w:rsidDel="005D6FF6">
          <w:rPr>
            <w:rFonts w:ascii="Garamond" w:hAnsi="Garamond"/>
            <w:sz w:val="22"/>
            <w:szCs w:val="22"/>
            <w:u w:val="single"/>
          </w:rPr>
          <w:delText>.]</w:delText>
        </w:r>
      </w:del>
    </w:p>
    <w:p w14:paraId="7A93DC85" w14:textId="77777777" w:rsidR="00454653" w:rsidRPr="00E87CC3" w:rsidRDefault="00454653" w:rsidP="002E3B63">
      <w:pPr>
        <w:pStyle w:val="BodyText"/>
        <w:tabs>
          <w:tab w:val="left" w:pos="1062"/>
          <w:tab w:val="left" w:pos="1260"/>
        </w:tabs>
        <w:rPr>
          <w:rFonts w:ascii="Garamond" w:hAnsi="Garamond"/>
          <w:sz w:val="22"/>
          <w:szCs w:val="22"/>
        </w:rPr>
      </w:pPr>
    </w:p>
    <w:p w14:paraId="157FE204" w14:textId="77777777" w:rsidR="00454653" w:rsidRPr="00E87CC3" w:rsidRDefault="00454653">
      <w:pPr>
        <w:pStyle w:val="BodyText"/>
        <w:tabs>
          <w:tab w:val="left" w:pos="1062"/>
          <w:tab w:val="left" w:pos="1260"/>
        </w:tabs>
        <w:ind w:right="547"/>
        <w:jc w:val="both"/>
        <w:rPr>
          <w:rFonts w:ascii="Garamond" w:hAnsi="Garamond"/>
          <w:sz w:val="22"/>
          <w:szCs w:val="22"/>
        </w:rPr>
        <w:pPrChange w:id="1399" w:author="Pacella, Christina (DEC)" w:date="2025-04-29T13:40:00Z">
          <w:pPr>
            <w:pStyle w:val="BodyText"/>
            <w:tabs>
              <w:tab w:val="left" w:pos="1062"/>
              <w:tab w:val="left" w:pos="1260"/>
            </w:tabs>
            <w:ind w:left="547" w:right="547"/>
            <w:jc w:val="both"/>
          </w:pPr>
        </w:pPrChange>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w:t>
      </w:r>
      <w:r w:rsidR="00F2438F" w:rsidRPr="00F2438F">
        <w:rPr>
          <w:rFonts w:ascii="Garamond" w:hAnsi="Garamond"/>
          <w:sz w:val="22"/>
          <w:szCs w:val="22"/>
        </w:rPr>
        <w:lastRenderedPageBreak/>
        <w:t xml:space="preserve">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660E6521" w14:textId="77777777" w:rsidR="00B4483D" w:rsidRPr="006A1A55" w:rsidRDefault="00B4483D" w:rsidP="00956AD9">
      <w:pPr>
        <w:ind w:left="547" w:right="547"/>
        <w:jc w:val="both"/>
        <w:rPr>
          <w:rFonts w:ascii="Garamond" w:hAnsi="Garamond"/>
          <w:sz w:val="22"/>
          <w:szCs w:val="22"/>
        </w:rPr>
      </w:pPr>
    </w:p>
    <w:p w14:paraId="514A8D3C" w14:textId="76AFAFCA" w:rsidR="00990DFF" w:rsidRPr="006A1A55" w:rsidRDefault="005E6F3C">
      <w:pPr>
        <w:ind w:right="547"/>
        <w:jc w:val="both"/>
        <w:rPr>
          <w:rFonts w:ascii="Garamond" w:hAnsi="Garamond"/>
          <w:iCs/>
          <w:sz w:val="22"/>
          <w:szCs w:val="22"/>
        </w:rPr>
        <w:pPrChange w:id="1400" w:author="Pacella, Christina (DEC)" w:date="2025-04-29T13:40:00Z">
          <w:pPr>
            <w:ind w:left="547" w:right="547"/>
            <w:jc w:val="both"/>
          </w:pPr>
        </w:pPrChange>
      </w:pPr>
      <w:del w:id="1401" w:author="Pacella, Christina (DEC)" w:date="2025-04-29T13:40:00Z">
        <w:r w:rsidRPr="007502DF" w:rsidDel="005D6FF6">
          <w:rPr>
            <w:rFonts w:ascii="Garamond" w:hAnsi="Garamond"/>
            <w:b/>
            <w:bCs/>
            <w:i/>
            <w:sz w:val="22"/>
            <w:szCs w:val="22"/>
          </w:rPr>
          <w:delText>[Remove if not applicable</w:delText>
        </w:r>
        <w:r w:rsidR="007B5EAB" w:rsidRPr="007502DF" w:rsidDel="005D6FF6">
          <w:rPr>
            <w:rFonts w:ascii="Garamond" w:hAnsi="Garamond"/>
            <w:b/>
            <w:bCs/>
            <w:i/>
            <w:sz w:val="22"/>
            <w:szCs w:val="22"/>
          </w:rPr>
          <w:delText xml:space="preserve"> – this applies only to the LI-COR sensor</w:delText>
        </w:r>
        <w:r w:rsidRPr="007502DF" w:rsidDel="005D6FF6">
          <w:rPr>
            <w:rFonts w:ascii="Garamond" w:hAnsi="Garamond"/>
            <w:b/>
            <w:bCs/>
            <w:i/>
            <w:sz w:val="22"/>
            <w:szCs w:val="22"/>
          </w:rPr>
          <w:delText>]</w:delText>
        </w:r>
        <w:r w:rsidDel="005D6FF6">
          <w:rPr>
            <w:rFonts w:ascii="Garamond" w:hAnsi="Garamond"/>
            <w:iCs/>
            <w:sz w:val="22"/>
            <w:szCs w:val="22"/>
          </w:rPr>
          <w:delText xml:space="preserve"> </w:delText>
        </w:r>
      </w:del>
      <w:r w:rsidR="006A1A55" w:rsidRPr="006A1A55">
        <w:rPr>
          <w:rFonts w:ascii="Garamond" w:hAnsi="Garamond"/>
          <w:iCs/>
          <w:sz w:val="22"/>
          <w:szCs w:val="22"/>
        </w:rPr>
        <w:t xml:space="preserve">Small negative PAR values are within range of the </w:t>
      </w:r>
      <w:r w:rsidR="00A40B98">
        <w:rPr>
          <w:rFonts w:ascii="Garamond" w:hAnsi="Garamond"/>
          <w:iCs/>
          <w:sz w:val="22"/>
          <w:szCs w:val="22"/>
        </w:rPr>
        <w:t xml:space="preserve">LI-COR </w:t>
      </w:r>
      <w:r w:rsidR="006A1A55" w:rsidRPr="006A1A55">
        <w:rPr>
          <w:rFonts w:ascii="Garamond" w:hAnsi="Garamond"/>
          <w:iCs/>
          <w:sz w:val="22"/>
          <w:szCs w:val="22"/>
        </w:rPr>
        <w:t>sensor and are due to normal errors in the sensor and the CR1000 Datalogger.</w:t>
      </w:r>
      <w:r w:rsidR="006A1A55" w:rsidRPr="006A1A55">
        <w:rPr>
          <w:rFonts w:ascii="Garamond" w:hAnsi="Garamond"/>
          <w:iCs/>
          <w:color w:val="0000FF"/>
          <w:sz w:val="22"/>
          <w:szCs w:val="22"/>
        </w:rPr>
        <w:t xml:space="preserve"> </w:t>
      </w:r>
      <w:r w:rsidR="006A1A55" w:rsidRPr="006A1A55">
        <w:rPr>
          <w:rFonts w:ascii="Garamond" w:hAnsi="Garamond"/>
          <w:iCs/>
          <w:sz w:val="22"/>
          <w:szCs w:val="22"/>
        </w:rPr>
        <w:t xml:space="preserve">The Maximum signal noise error for the </w:t>
      </w:r>
      <w:r w:rsidR="00A40B98">
        <w:rPr>
          <w:rFonts w:ascii="Garamond" w:hAnsi="Garamond"/>
          <w:iCs/>
          <w:sz w:val="22"/>
          <w:szCs w:val="22"/>
        </w:rPr>
        <w:t>LI-COR</w:t>
      </w:r>
      <w:r w:rsidR="00A40B98" w:rsidRPr="006A1A55">
        <w:rPr>
          <w:rFonts w:ascii="Garamond" w:hAnsi="Garamond"/>
          <w:iCs/>
          <w:sz w:val="22"/>
          <w:szCs w:val="22"/>
        </w:rPr>
        <w:t xml:space="preserve"> </w:t>
      </w:r>
      <w:r w:rsidR="006A1A55" w:rsidRPr="006A1A55">
        <w:rPr>
          <w:rFonts w:ascii="Garamond" w:hAnsi="Garamond"/>
          <w:iCs/>
          <w:sz w:val="22"/>
          <w:szCs w:val="22"/>
        </w:rPr>
        <w:t xml:space="preserve">sensor is </w:t>
      </w:r>
      <w:r w:rsidR="00D73BA8">
        <w:rPr>
          <w:rFonts w:ascii="Garamond" w:hAnsi="Garamond"/>
          <w:iCs/>
          <w:sz w:val="22"/>
          <w:szCs w:val="22"/>
        </w:rPr>
        <w:t>±</w:t>
      </w:r>
      <w:r w:rsidR="00D73BA8" w:rsidRPr="006A1A55">
        <w:rPr>
          <w:rFonts w:ascii="Garamond" w:hAnsi="Garamond"/>
          <w:iCs/>
          <w:sz w:val="22"/>
          <w:szCs w:val="22"/>
        </w:rPr>
        <w:t xml:space="preserve"> </w:t>
      </w:r>
      <w:r w:rsidR="006A1A55" w:rsidRPr="006A1A55">
        <w:rPr>
          <w:rFonts w:ascii="Garamond" w:hAnsi="Garamond"/>
          <w:iCs/>
          <w:sz w:val="22"/>
          <w:szCs w:val="22"/>
        </w:rPr>
        <w:t xml:space="preserve">2.214 mmoles/m2 over a </w:t>
      </w:r>
      <w:del w:id="1402" w:author="Pacella, Christina (DEC)" w:date="2025-04-29T13:40:00Z">
        <w:r w:rsidR="006A1A55" w:rsidRPr="006A1A55" w:rsidDel="005D6FF6">
          <w:rPr>
            <w:rFonts w:ascii="Garamond" w:hAnsi="Garamond"/>
            <w:iCs/>
            <w:sz w:val="22"/>
            <w:szCs w:val="22"/>
          </w:rPr>
          <w:delText>15 minute</w:delText>
        </w:r>
      </w:del>
      <w:ins w:id="1403" w:author="Pacella, Christina (DEC)" w:date="2025-04-29T13:40:00Z">
        <w:r w:rsidR="005D6FF6" w:rsidRPr="006A1A55">
          <w:rPr>
            <w:rFonts w:ascii="Garamond" w:hAnsi="Garamond"/>
            <w:iCs/>
            <w:sz w:val="22"/>
            <w:szCs w:val="22"/>
          </w:rPr>
          <w:t>15-minute</w:t>
        </w:r>
      </w:ins>
      <w:r w:rsidR="006A1A55" w:rsidRPr="006A1A55">
        <w:rPr>
          <w:rFonts w:ascii="Garamond" w:hAnsi="Garamond"/>
          <w:iCs/>
          <w:sz w:val="22"/>
          <w:szCs w:val="22"/>
        </w:rPr>
        <w:t xml:space="preserve"> interval.</w:t>
      </w:r>
      <w:r w:rsidR="00990DFF">
        <w:rPr>
          <w:rFonts w:ascii="Garamond" w:hAnsi="Garamond"/>
          <w:iCs/>
          <w:sz w:val="22"/>
          <w:szCs w:val="22"/>
        </w:rPr>
        <w:t xml:space="preserve"> These values are automatically flagged and coded as &lt;1&gt; (CAF).</w:t>
      </w:r>
    </w:p>
    <w:p w14:paraId="3419265E" w14:textId="77777777" w:rsidR="006A1A55" w:rsidRPr="006A1A55" w:rsidRDefault="006A1A55" w:rsidP="00956AD9">
      <w:pPr>
        <w:ind w:left="547" w:right="547"/>
        <w:jc w:val="both"/>
        <w:rPr>
          <w:rFonts w:ascii="Garamond" w:hAnsi="Garamond"/>
          <w:iCs/>
          <w:sz w:val="22"/>
          <w:szCs w:val="22"/>
        </w:rPr>
      </w:pPr>
    </w:p>
    <w:p w14:paraId="43E1A962" w14:textId="6E81FF47" w:rsidR="006A1A55" w:rsidRDefault="006A1A55">
      <w:pPr>
        <w:ind w:right="547"/>
        <w:jc w:val="both"/>
        <w:rPr>
          <w:rFonts w:ascii="Garamond" w:hAnsi="Garamond"/>
          <w:iCs/>
          <w:sz w:val="22"/>
          <w:szCs w:val="22"/>
        </w:rPr>
        <w:pPrChange w:id="1404" w:author="Pacella, Christina (DEC)" w:date="2025-04-29T13:40:00Z">
          <w:pPr>
            <w:ind w:left="547" w:right="547"/>
            <w:jc w:val="both"/>
          </w:pPr>
        </w:pPrChange>
      </w:pPr>
      <w:r w:rsidRPr="006A1A55">
        <w:rPr>
          <w:rFonts w:ascii="Garamond" w:hAnsi="Garamond"/>
          <w:iCs/>
          <w:sz w:val="22"/>
          <w:szCs w:val="22"/>
        </w:rPr>
        <w:t xml:space="preserve">Relative Humidity data greater than 100 are within range of the sensor accuracy of </w:t>
      </w:r>
      <w:r w:rsidR="00D73BA8">
        <w:rPr>
          <w:rFonts w:ascii="Garamond" w:hAnsi="Garamond"/>
          <w:iCs/>
          <w:sz w:val="22"/>
          <w:szCs w:val="22"/>
        </w:rPr>
        <w:t>±</w:t>
      </w:r>
      <w:r w:rsidRPr="006A1A55">
        <w:rPr>
          <w:rFonts w:ascii="Garamond" w:hAnsi="Garamond"/>
          <w:iCs/>
          <w:sz w:val="22"/>
          <w:szCs w:val="22"/>
        </w:rPr>
        <w:t>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3A96DB0" w14:textId="77777777" w:rsidR="00F206AC" w:rsidRDefault="00F206AC" w:rsidP="00956AD9">
      <w:pPr>
        <w:ind w:left="547" w:right="547"/>
        <w:jc w:val="both"/>
        <w:rPr>
          <w:rFonts w:ascii="Garamond" w:hAnsi="Garamond"/>
          <w:iCs/>
          <w:sz w:val="22"/>
          <w:szCs w:val="22"/>
        </w:rPr>
      </w:pPr>
    </w:p>
    <w:p w14:paraId="432BE826" w14:textId="4D1091AC" w:rsidR="006A1A55" w:rsidRDefault="00E95AEF">
      <w:pPr>
        <w:ind w:right="547"/>
        <w:jc w:val="both"/>
        <w:rPr>
          <w:sz w:val="22"/>
          <w:szCs w:val="22"/>
        </w:rPr>
        <w:pPrChange w:id="1405" w:author="Pacella, Christina (DEC)" w:date="2025-04-29T13:40:00Z">
          <w:pPr>
            <w:ind w:left="547" w:right="547"/>
            <w:jc w:val="both"/>
          </w:pPr>
        </w:pPrChange>
      </w:pPr>
      <w:r>
        <w:rPr>
          <w:rFonts w:ascii="Garamond" w:hAnsi="Garamond"/>
          <w:sz w:val="22"/>
          <w:szCs w:val="22"/>
        </w:rPr>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 xml:space="preserve">-23:59 time period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  Cumulative precipitation is no longer available via export from the CDMO.  Please</w:t>
      </w:r>
      <w:r w:rsidR="00E958AE">
        <w:rPr>
          <w:rFonts w:ascii="Garamond" w:hAnsi="Garamond"/>
          <w:b/>
          <w:sz w:val="22"/>
          <w:szCs w:val="22"/>
        </w:rPr>
        <w:t xml:space="preserve"> contact the </w:t>
      </w:r>
      <w:r w:rsidR="00CC206D">
        <w:rPr>
          <w:rFonts w:ascii="Garamond" w:hAnsi="Garamond"/>
          <w:b/>
          <w:sz w:val="22"/>
          <w:szCs w:val="22"/>
        </w:rPr>
        <w:t xml:space="preserve">reserve </w:t>
      </w:r>
      <w:r w:rsidR="00E958AE">
        <w:rPr>
          <w:rFonts w:ascii="Garamond" w:hAnsi="Garamond"/>
          <w:b/>
          <w:sz w:val="22"/>
          <w:szCs w:val="22"/>
        </w:rPr>
        <w:t>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0FB14E4D" w14:textId="20159925" w:rsidR="005D17FD" w:rsidRPr="007863CC" w:rsidRDefault="005D17FD" w:rsidP="00956AD9">
      <w:pPr>
        <w:ind w:left="547" w:right="547"/>
        <w:jc w:val="both"/>
        <w:rPr>
          <w:rFonts w:ascii="Garamond" w:hAnsi="Garamond"/>
          <w:sz w:val="22"/>
          <w:szCs w:val="22"/>
        </w:rPr>
      </w:pPr>
    </w:p>
    <w:p w14:paraId="0675C197" w14:textId="3DAB50DD" w:rsidR="006A1A55" w:rsidRDefault="005D17FD" w:rsidP="007502DF">
      <w:pPr>
        <w:ind w:left="547" w:right="547"/>
        <w:jc w:val="both"/>
        <w:rPr>
          <w:ins w:id="1406" w:author="Pacella, Christina (DEC)" w:date="2025-04-29T13:41:00Z"/>
          <w:rFonts w:ascii="Garamond" w:hAnsi="Garamond"/>
          <w:b/>
          <w:bCs/>
          <w:i/>
          <w:iCs/>
          <w:sz w:val="22"/>
          <w:szCs w:val="22"/>
        </w:rPr>
      </w:pPr>
      <w:del w:id="1407" w:author="Pacella, Christina (DEC)" w:date="2025-04-29T13:40:00Z">
        <w:r w:rsidRPr="007863CC" w:rsidDel="00E62F00">
          <w:rPr>
            <w:rFonts w:ascii="Garamond" w:hAnsi="Garamond"/>
            <w:b/>
            <w:bCs/>
            <w:i/>
            <w:iCs/>
            <w:sz w:val="22"/>
            <w:szCs w:val="22"/>
          </w:rPr>
          <w:delText>[Remove if not applicable – this applies to all reserves where frozen precipitation(snow/ice/hail) occurs]</w:delText>
        </w:r>
        <w:r w:rsidRPr="007863CC" w:rsidDel="00E62F00">
          <w:rPr>
            <w:rFonts w:ascii="Garamond" w:hAnsi="Garamond"/>
            <w:sz w:val="22"/>
            <w:szCs w:val="22"/>
          </w:rPr>
          <w:delText xml:space="preserve"> </w:delText>
        </w:r>
      </w:del>
      <w:r w:rsidRPr="007863CC">
        <w:rPr>
          <w:rFonts w:ascii="Garamond" w:hAnsi="Garamond"/>
          <w:sz w:val="22"/>
          <w:szCs w:val="22"/>
        </w:rPr>
        <w:t>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melt all effect the amount of recorded precipitation. The reserve has made attempts to accurately record dates and times when frozen precipitation and subsequent melting has occurred</w:t>
      </w:r>
      <w:ins w:id="1408" w:author="Pacella, Christina (DEC)" w:date="2025-04-29T13:40:00Z">
        <w:r w:rsidR="00E62F00">
          <w:rPr>
            <w:rFonts w:ascii="Garamond" w:hAnsi="Garamond"/>
            <w:b/>
            <w:bCs/>
            <w:i/>
            <w:iCs/>
            <w:sz w:val="22"/>
            <w:szCs w:val="22"/>
          </w:rPr>
          <w:t>.</w:t>
        </w:r>
      </w:ins>
      <w:del w:id="1409" w:author="Pacella, Christina (DEC)" w:date="2025-04-29T13:40:00Z">
        <w:r w:rsidRPr="007863CC" w:rsidDel="00E62F00">
          <w:rPr>
            <w:rFonts w:ascii="Garamond" w:hAnsi="Garamond"/>
            <w:sz w:val="22"/>
            <w:szCs w:val="22"/>
          </w:rPr>
          <w:delText xml:space="preserve">. </w:delText>
        </w:r>
        <w:r w:rsidRPr="007863CC" w:rsidDel="00E62F00">
          <w:rPr>
            <w:rFonts w:ascii="Garamond" w:hAnsi="Garamond"/>
            <w:b/>
            <w:bCs/>
            <w:i/>
            <w:iCs/>
            <w:sz w:val="22"/>
            <w:szCs w:val="22"/>
          </w:rPr>
          <w:delText>[Reserve explain method of QAQC and flagging and coding for now melt]</w:delText>
        </w:r>
      </w:del>
    </w:p>
    <w:p w14:paraId="10FE22A0" w14:textId="77777777" w:rsidR="002D4A87" w:rsidRDefault="002D4A87" w:rsidP="007502DF">
      <w:pPr>
        <w:ind w:left="547" w:right="547"/>
        <w:jc w:val="both"/>
        <w:rPr>
          <w:ins w:id="1410" w:author="Pacella, Christina (DEC)" w:date="2025-04-29T13:41:00Z"/>
          <w:rFonts w:ascii="Garamond" w:hAnsi="Garamond"/>
          <w:b/>
          <w:bCs/>
          <w:i/>
          <w:iCs/>
          <w:sz w:val="22"/>
          <w:szCs w:val="22"/>
        </w:rPr>
      </w:pPr>
    </w:p>
    <w:p w14:paraId="5E0373A4" w14:textId="79F43CF7" w:rsidR="002D4A87" w:rsidRDefault="002D4A87" w:rsidP="007502DF">
      <w:pPr>
        <w:ind w:left="547" w:right="547"/>
        <w:jc w:val="both"/>
        <w:rPr>
          <w:rFonts w:ascii="Garamond" w:hAnsi="Garamond"/>
          <w:sz w:val="22"/>
          <w:szCs w:val="22"/>
        </w:rPr>
      </w:pPr>
      <w:ins w:id="1411" w:author="Pacella, Christina (DEC)" w:date="2025-04-29T13:41:00Z">
        <w:r>
          <w:rPr>
            <w:rFonts w:ascii="Garamond" w:hAnsi="Garamond"/>
            <w:sz w:val="22"/>
            <w:szCs w:val="22"/>
          </w:rPr>
          <w:t>Although it is not practical to indicate the exact volume of snowfall and melt, significant rainfall events are cross-referenced with air temperature taken at the simultaneous interval.  During months that snowfall is typical, significant rain events (CRE) that coincide with temperatures below 0 C will be recorded as CWE.  It is assumed that precipitation fell in the form of ice or snow during these events.  Due the non-uniform water content in precipitation in the form of snow and ice, it is assumed that the volume collected is an average and is not indicative of blowing snow or snowdrifts.</w:t>
        </w:r>
      </w:ins>
    </w:p>
    <w:p w14:paraId="6CB91C73" w14:textId="77777777" w:rsidR="00165348" w:rsidRDefault="00165348" w:rsidP="007502DF">
      <w:pPr>
        <w:ind w:left="547" w:right="547"/>
        <w:jc w:val="both"/>
        <w:rPr>
          <w:rFonts w:ascii="Garamond" w:hAnsi="Garamond"/>
          <w:sz w:val="22"/>
          <w:szCs w:val="22"/>
        </w:rPr>
      </w:pPr>
    </w:p>
    <w:p w14:paraId="0E645184" w14:textId="4C3003FC" w:rsidR="002813D2" w:rsidRDefault="002813D2" w:rsidP="002813D2">
      <w:pPr>
        <w:ind w:right="547"/>
        <w:jc w:val="both"/>
        <w:rPr>
          <w:rFonts w:ascii="Garamond" w:hAnsi="Garamond"/>
          <w:b/>
          <w:bCs/>
          <w:sz w:val="22"/>
          <w:szCs w:val="22"/>
        </w:rPr>
      </w:pPr>
      <w:r>
        <w:rPr>
          <w:rFonts w:ascii="Garamond" w:hAnsi="Garamond"/>
          <w:b/>
          <w:bCs/>
          <w:sz w:val="22"/>
          <w:szCs w:val="22"/>
        </w:rPr>
        <w:t xml:space="preserve">Data coded </w:t>
      </w:r>
      <w:r w:rsidR="0034106C">
        <w:rPr>
          <w:rFonts w:ascii="Garamond" w:hAnsi="Garamond"/>
          <w:b/>
          <w:bCs/>
          <w:sz w:val="22"/>
          <w:szCs w:val="22"/>
        </w:rPr>
        <w:t xml:space="preserve">&lt;5&gt; </w:t>
      </w:r>
      <w:r>
        <w:rPr>
          <w:rFonts w:ascii="Garamond" w:hAnsi="Garamond"/>
          <w:b/>
          <w:bCs/>
          <w:sz w:val="22"/>
          <w:szCs w:val="22"/>
        </w:rPr>
        <w:t>[SIC]</w:t>
      </w:r>
      <w:r w:rsidR="00F176F9">
        <w:rPr>
          <w:rFonts w:ascii="Garamond" w:hAnsi="Garamond"/>
          <w:b/>
          <w:bCs/>
          <w:sz w:val="22"/>
          <w:szCs w:val="22"/>
        </w:rPr>
        <w:t>(CSM)</w:t>
      </w:r>
      <w:r>
        <w:rPr>
          <w:rFonts w:ascii="Garamond" w:hAnsi="Garamond"/>
          <w:b/>
          <w:bCs/>
          <w:sz w:val="22"/>
          <w:szCs w:val="22"/>
        </w:rPr>
        <w:t xml:space="preserve"> </w:t>
      </w:r>
      <w:r w:rsidR="00CB7D4F">
        <w:rPr>
          <w:rFonts w:ascii="Garamond" w:hAnsi="Garamond"/>
          <w:b/>
          <w:bCs/>
          <w:sz w:val="22"/>
          <w:szCs w:val="22"/>
        </w:rPr>
        <w:t>Incorrect calibration constant, multiplier, or offset</w:t>
      </w:r>
    </w:p>
    <w:p w14:paraId="2916AD07" w14:textId="5404A6FC" w:rsidR="00C07E6A" w:rsidRDefault="00C07E6A" w:rsidP="002813D2">
      <w:pPr>
        <w:ind w:right="547"/>
        <w:jc w:val="both"/>
        <w:rPr>
          <w:rFonts w:ascii="Garamond" w:hAnsi="Garamond"/>
          <w:b/>
          <w:bCs/>
          <w:sz w:val="22"/>
          <w:szCs w:val="22"/>
        </w:rPr>
      </w:pPr>
      <w:r>
        <w:rPr>
          <w:rFonts w:ascii="Garamond" w:hAnsi="Garamond"/>
          <w:b/>
          <w:bCs/>
          <w:sz w:val="22"/>
          <w:szCs w:val="22"/>
        </w:rPr>
        <w:tab/>
        <w:t xml:space="preserve">FS (09/03/2025 @ </w:t>
      </w:r>
      <w:r w:rsidR="00FB3B82">
        <w:rPr>
          <w:rFonts w:ascii="Garamond" w:hAnsi="Garamond"/>
          <w:b/>
          <w:bCs/>
          <w:sz w:val="22"/>
          <w:szCs w:val="22"/>
        </w:rPr>
        <w:t xml:space="preserve">11:45 – 10/20/2025 @ </w:t>
      </w:r>
      <w:r w:rsidR="001F2CE8">
        <w:rPr>
          <w:rFonts w:ascii="Garamond" w:hAnsi="Garamond"/>
          <w:b/>
          <w:bCs/>
          <w:sz w:val="22"/>
          <w:szCs w:val="22"/>
        </w:rPr>
        <w:t xml:space="preserve">12:45) </w:t>
      </w:r>
    </w:p>
    <w:p w14:paraId="438D5DC5" w14:textId="437BD6FC" w:rsidR="001F2CE8" w:rsidRDefault="001F2CE8" w:rsidP="007955AC">
      <w:pPr>
        <w:ind w:left="720" w:right="547"/>
        <w:jc w:val="both"/>
        <w:rPr>
          <w:rFonts w:ascii="Garamond" w:hAnsi="Garamond"/>
          <w:sz w:val="22"/>
          <w:szCs w:val="22"/>
        </w:rPr>
      </w:pPr>
      <w:r>
        <w:rPr>
          <w:rFonts w:ascii="Garamond" w:hAnsi="Garamond"/>
          <w:sz w:val="22"/>
          <w:szCs w:val="22"/>
        </w:rPr>
        <w:t>The</w:t>
      </w:r>
      <w:r w:rsidR="003D1465">
        <w:rPr>
          <w:rFonts w:ascii="Garamond" w:hAnsi="Garamond"/>
          <w:sz w:val="22"/>
          <w:szCs w:val="22"/>
        </w:rPr>
        <w:t xml:space="preserve"> existing</w:t>
      </w:r>
      <w:r w:rsidR="00FD30AA">
        <w:rPr>
          <w:rFonts w:ascii="Garamond" w:hAnsi="Garamond"/>
          <w:sz w:val="22"/>
          <w:szCs w:val="22"/>
        </w:rPr>
        <w:t xml:space="preserve"> </w:t>
      </w:r>
      <w:r w:rsidR="000A6984">
        <w:rPr>
          <w:rFonts w:ascii="Garamond" w:hAnsi="Garamond"/>
          <w:sz w:val="22"/>
          <w:szCs w:val="22"/>
        </w:rPr>
        <w:t xml:space="preserve">precipitation </w:t>
      </w:r>
      <w:r w:rsidR="00285C15">
        <w:rPr>
          <w:rFonts w:ascii="Garamond" w:hAnsi="Garamond"/>
          <w:sz w:val="22"/>
          <w:szCs w:val="22"/>
        </w:rPr>
        <w:t>gauge</w:t>
      </w:r>
      <w:r w:rsidR="000A6984">
        <w:rPr>
          <w:rFonts w:ascii="Garamond" w:hAnsi="Garamond"/>
          <w:sz w:val="22"/>
          <w:szCs w:val="22"/>
        </w:rPr>
        <w:t xml:space="preserve"> </w:t>
      </w:r>
      <w:r w:rsidR="003D1465">
        <w:rPr>
          <w:rFonts w:ascii="Garamond" w:hAnsi="Garamond"/>
          <w:sz w:val="22"/>
          <w:szCs w:val="22"/>
        </w:rPr>
        <w:t xml:space="preserve">calibrated to 0.01inch per bucket tip </w:t>
      </w:r>
      <w:r w:rsidR="000A6984">
        <w:rPr>
          <w:rFonts w:ascii="Garamond" w:hAnsi="Garamond"/>
          <w:sz w:val="22"/>
          <w:szCs w:val="22"/>
        </w:rPr>
        <w:t xml:space="preserve">was replaced by a new </w:t>
      </w:r>
      <w:r w:rsidR="00285C15">
        <w:rPr>
          <w:rFonts w:ascii="Garamond" w:hAnsi="Garamond"/>
          <w:sz w:val="22"/>
          <w:szCs w:val="22"/>
        </w:rPr>
        <w:t>gauge</w:t>
      </w:r>
      <w:r w:rsidR="000A6984">
        <w:rPr>
          <w:rFonts w:ascii="Garamond" w:hAnsi="Garamond"/>
          <w:sz w:val="22"/>
          <w:szCs w:val="22"/>
        </w:rPr>
        <w:t xml:space="preserve"> that was calibrated to </w:t>
      </w:r>
      <w:r w:rsidR="007955AC">
        <w:rPr>
          <w:rFonts w:ascii="Garamond" w:hAnsi="Garamond"/>
          <w:sz w:val="22"/>
          <w:szCs w:val="22"/>
        </w:rPr>
        <w:t xml:space="preserve">0.1mm. The program on the datalogger had a multiplier </w:t>
      </w:r>
      <w:r w:rsidR="003D1465">
        <w:rPr>
          <w:rFonts w:ascii="Garamond" w:hAnsi="Garamond"/>
          <w:sz w:val="22"/>
          <w:szCs w:val="22"/>
        </w:rPr>
        <w:t>to convert</w:t>
      </w:r>
      <w:r w:rsidR="007C105D">
        <w:rPr>
          <w:rFonts w:ascii="Garamond" w:hAnsi="Garamond"/>
          <w:sz w:val="22"/>
          <w:szCs w:val="22"/>
        </w:rPr>
        <w:t xml:space="preserve"> </w:t>
      </w:r>
      <w:r w:rsidR="0034106C">
        <w:rPr>
          <w:rFonts w:ascii="Garamond" w:hAnsi="Garamond"/>
          <w:sz w:val="22"/>
          <w:szCs w:val="22"/>
        </w:rPr>
        <w:t xml:space="preserve">the </w:t>
      </w:r>
      <w:r w:rsidR="008922AB">
        <w:rPr>
          <w:rFonts w:ascii="Garamond" w:hAnsi="Garamond"/>
          <w:sz w:val="22"/>
          <w:szCs w:val="22"/>
        </w:rPr>
        <w:t>0.01inch bucket tips</w:t>
      </w:r>
      <w:r w:rsidR="00A26C25">
        <w:rPr>
          <w:rFonts w:ascii="Garamond" w:hAnsi="Garamond"/>
          <w:sz w:val="22"/>
          <w:szCs w:val="22"/>
        </w:rPr>
        <w:t xml:space="preserve"> </w:t>
      </w:r>
      <w:r w:rsidR="008D30ED">
        <w:rPr>
          <w:rFonts w:ascii="Garamond" w:hAnsi="Garamond"/>
          <w:sz w:val="22"/>
          <w:szCs w:val="22"/>
        </w:rPr>
        <w:t xml:space="preserve">into </w:t>
      </w:r>
      <w:r w:rsidR="00AE6166">
        <w:rPr>
          <w:rFonts w:ascii="Garamond" w:hAnsi="Garamond"/>
          <w:sz w:val="22"/>
          <w:szCs w:val="22"/>
        </w:rPr>
        <w:t xml:space="preserve">metric units. This multiplier was not removed </w:t>
      </w:r>
      <w:r w:rsidR="006D22B3">
        <w:rPr>
          <w:rFonts w:ascii="Garamond" w:hAnsi="Garamond"/>
          <w:sz w:val="22"/>
          <w:szCs w:val="22"/>
        </w:rPr>
        <w:t xml:space="preserve">before the new </w:t>
      </w:r>
      <w:r w:rsidR="00285C15">
        <w:rPr>
          <w:rFonts w:ascii="Garamond" w:hAnsi="Garamond"/>
          <w:sz w:val="22"/>
          <w:szCs w:val="22"/>
        </w:rPr>
        <w:t>gauge</w:t>
      </w:r>
      <w:r w:rsidR="006D22B3">
        <w:rPr>
          <w:rFonts w:ascii="Garamond" w:hAnsi="Garamond"/>
          <w:sz w:val="22"/>
          <w:szCs w:val="22"/>
        </w:rPr>
        <w:t xml:space="preserve"> was installed, causing the data to be </w:t>
      </w:r>
      <w:r w:rsidR="00132FD2">
        <w:rPr>
          <w:rFonts w:ascii="Garamond" w:hAnsi="Garamond"/>
          <w:sz w:val="22"/>
          <w:szCs w:val="22"/>
        </w:rPr>
        <w:t>multiplied by 25.4</w:t>
      </w:r>
      <w:r w:rsidR="00B60B2E">
        <w:rPr>
          <w:rFonts w:ascii="Garamond" w:hAnsi="Garamond"/>
          <w:sz w:val="22"/>
          <w:szCs w:val="22"/>
        </w:rPr>
        <w:t xml:space="preserve"> during this period</w:t>
      </w:r>
      <w:r w:rsidR="00F80A20">
        <w:rPr>
          <w:rFonts w:ascii="Garamond" w:hAnsi="Garamond"/>
          <w:sz w:val="22"/>
          <w:szCs w:val="22"/>
        </w:rPr>
        <w:t xml:space="preserve"> of</w:t>
      </w:r>
      <w:r w:rsidR="00B60B2E">
        <w:rPr>
          <w:rFonts w:ascii="Garamond" w:hAnsi="Garamond"/>
          <w:sz w:val="22"/>
          <w:szCs w:val="22"/>
        </w:rPr>
        <w:t xml:space="preserve"> corrected </w:t>
      </w:r>
      <w:r w:rsidR="007B0C28">
        <w:rPr>
          <w:rFonts w:ascii="Garamond" w:hAnsi="Garamond"/>
          <w:sz w:val="22"/>
          <w:szCs w:val="22"/>
        </w:rPr>
        <w:t>data</w:t>
      </w:r>
      <w:r w:rsidR="002E41E6">
        <w:rPr>
          <w:rFonts w:ascii="Garamond" w:hAnsi="Garamond"/>
          <w:sz w:val="22"/>
          <w:szCs w:val="22"/>
        </w:rPr>
        <w:t>. The raw data was inputted into a sheet that</w:t>
      </w:r>
      <w:r w:rsidR="00855851">
        <w:rPr>
          <w:rFonts w:ascii="Garamond" w:hAnsi="Garamond"/>
          <w:sz w:val="22"/>
          <w:szCs w:val="22"/>
        </w:rPr>
        <w:t xml:space="preserve"> corrected </w:t>
      </w:r>
      <w:r w:rsidR="00E468E5">
        <w:rPr>
          <w:rFonts w:ascii="Garamond" w:hAnsi="Garamond"/>
          <w:sz w:val="22"/>
          <w:szCs w:val="22"/>
        </w:rPr>
        <w:t>the</w:t>
      </w:r>
      <w:r w:rsidR="008922AB">
        <w:rPr>
          <w:rFonts w:ascii="Garamond" w:hAnsi="Garamond"/>
          <w:sz w:val="22"/>
          <w:szCs w:val="22"/>
        </w:rPr>
        <w:t xml:space="preserve"> unnecessary multiplier.</w:t>
      </w:r>
    </w:p>
    <w:p w14:paraId="1215715D" w14:textId="77777777" w:rsidR="000D3F16" w:rsidRDefault="000D3F16" w:rsidP="007955AC">
      <w:pPr>
        <w:ind w:left="720" w:right="547"/>
        <w:jc w:val="both"/>
        <w:rPr>
          <w:rFonts w:ascii="Garamond" w:hAnsi="Garamond"/>
          <w:sz w:val="22"/>
          <w:szCs w:val="22"/>
        </w:rPr>
      </w:pPr>
    </w:p>
    <w:p w14:paraId="2585A13E" w14:textId="661365A5" w:rsidR="000D3F16" w:rsidRDefault="000D3F16" w:rsidP="000D3F16">
      <w:pPr>
        <w:ind w:right="547"/>
        <w:jc w:val="both"/>
        <w:rPr>
          <w:rFonts w:ascii="Garamond" w:hAnsi="Garamond"/>
          <w:b/>
          <w:bCs/>
          <w:sz w:val="22"/>
          <w:szCs w:val="22"/>
        </w:rPr>
      </w:pPr>
      <w:r>
        <w:rPr>
          <w:rFonts w:ascii="Garamond" w:hAnsi="Garamond"/>
          <w:b/>
          <w:bCs/>
          <w:sz w:val="22"/>
          <w:szCs w:val="22"/>
        </w:rPr>
        <w:t xml:space="preserve">Data coded </w:t>
      </w:r>
      <w:r w:rsidR="005E09AC">
        <w:rPr>
          <w:rFonts w:ascii="Garamond" w:hAnsi="Garamond"/>
          <w:b/>
          <w:bCs/>
          <w:sz w:val="22"/>
          <w:szCs w:val="22"/>
        </w:rPr>
        <w:t>&lt;5&gt; [SIC]</w:t>
      </w:r>
      <w:r w:rsidR="00F176F9">
        <w:rPr>
          <w:rFonts w:ascii="Garamond" w:hAnsi="Garamond"/>
          <w:b/>
          <w:bCs/>
          <w:sz w:val="22"/>
          <w:szCs w:val="22"/>
        </w:rPr>
        <w:t>(CSM)</w:t>
      </w:r>
      <w:r w:rsidR="005E09AC">
        <w:rPr>
          <w:rFonts w:ascii="Garamond" w:hAnsi="Garamond"/>
          <w:b/>
          <w:bCs/>
          <w:sz w:val="22"/>
          <w:szCs w:val="22"/>
        </w:rPr>
        <w:t xml:space="preserve"> Incorrect calibration constant, multiplier, or offset</w:t>
      </w:r>
    </w:p>
    <w:p w14:paraId="4E18DA41" w14:textId="219E8446" w:rsidR="005E09AC" w:rsidRPr="000D3F16" w:rsidRDefault="005E09AC" w:rsidP="000D3F16">
      <w:pPr>
        <w:ind w:right="547"/>
        <w:jc w:val="both"/>
        <w:rPr>
          <w:rFonts w:ascii="Garamond" w:hAnsi="Garamond"/>
          <w:b/>
          <w:bCs/>
          <w:sz w:val="22"/>
          <w:szCs w:val="22"/>
        </w:rPr>
      </w:pPr>
      <w:r>
        <w:rPr>
          <w:rFonts w:ascii="Garamond" w:hAnsi="Garamond"/>
          <w:b/>
          <w:bCs/>
          <w:sz w:val="22"/>
          <w:szCs w:val="22"/>
        </w:rPr>
        <w:tab/>
        <w:t>FS</w:t>
      </w:r>
      <w:r w:rsidR="003F35F1">
        <w:rPr>
          <w:rFonts w:ascii="Garamond" w:hAnsi="Garamond"/>
          <w:b/>
          <w:bCs/>
          <w:sz w:val="22"/>
          <w:szCs w:val="22"/>
        </w:rPr>
        <w:t xml:space="preserve"> (</w:t>
      </w:r>
      <w:r>
        <w:rPr>
          <w:rFonts w:ascii="Garamond" w:hAnsi="Garamond"/>
          <w:b/>
          <w:bCs/>
          <w:sz w:val="22"/>
          <w:szCs w:val="22"/>
        </w:rPr>
        <w:t xml:space="preserve">09/03/2025 @ 11:45 – 10/03/2025 @ </w:t>
      </w:r>
      <w:r w:rsidR="003F35F1">
        <w:rPr>
          <w:rFonts w:ascii="Garamond" w:hAnsi="Garamond"/>
          <w:b/>
          <w:bCs/>
          <w:sz w:val="22"/>
          <w:szCs w:val="22"/>
        </w:rPr>
        <w:t>08:45)</w:t>
      </w:r>
    </w:p>
    <w:p w14:paraId="5E084448" w14:textId="53614FB5" w:rsidR="00D76A98" w:rsidRDefault="006D283A" w:rsidP="00216849">
      <w:pPr>
        <w:ind w:left="720" w:right="547"/>
        <w:jc w:val="both"/>
        <w:rPr>
          <w:rFonts w:ascii="Garamond" w:hAnsi="Garamond"/>
          <w:sz w:val="22"/>
          <w:szCs w:val="22"/>
        </w:rPr>
      </w:pPr>
      <w:r>
        <w:rPr>
          <w:rFonts w:ascii="Garamond" w:hAnsi="Garamond"/>
          <w:sz w:val="22"/>
          <w:szCs w:val="22"/>
        </w:rPr>
        <w:t>During a program update, the clock time for the station was not reset</w:t>
      </w:r>
      <w:r w:rsidR="00C322E8">
        <w:rPr>
          <w:rFonts w:ascii="Garamond" w:hAnsi="Garamond"/>
          <w:sz w:val="22"/>
          <w:szCs w:val="22"/>
        </w:rPr>
        <w:t xml:space="preserve">. This resulted in the data points having the incorrect timestamp. </w:t>
      </w:r>
      <w:r w:rsidR="00EF5B06">
        <w:rPr>
          <w:rFonts w:ascii="Garamond" w:hAnsi="Garamond"/>
          <w:sz w:val="22"/>
          <w:szCs w:val="22"/>
        </w:rPr>
        <w:t xml:space="preserve">Information gathered in data sheets during the tower maintenance allowed for correction </w:t>
      </w:r>
      <w:r w:rsidR="00C15BE7">
        <w:rPr>
          <w:rFonts w:ascii="Garamond" w:hAnsi="Garamond"/>
          <w:sz w:val="22"/>
          <w:szCs w:val="22"/>
        </w:rPr>
        <w:t xml:space="preserve">of the time/date. </w:t>
      </w:r>
      <w:r w:rsidR="00B73B71">
        <w:rPr>
          <w:rFonts w:ascii="Garamond" w:hAnsi="Garamond"/>
          <w:sz w:val="22"/>
          <w:szCs w:val="22"/>
        </w:rPr>
        <w:t xml:space="preserve">An additional sheet was used to correct max/min temperature times, </w:t>
      </w:r>
      <w:r w:rsidR="00E478ED">
        <w:rPr>
          <w:rFonts w:ascii="Garamond" w:hAnsi="Garamond"/>
          <w:sz w:val="22"/>
          <w:szCs w:val="22"/>
        </w:rPr>
        <w:t>max wind speed time</w:t>
      </w:r>
      <w:r w:rsidR="00A30199">
        <w:rPr>
          <w:rFonts w:ascii="Garamond" w:hAnsi="Garamond"/>
          <w:sz w:val="22"/>
          <w:szCs w:val="22"/>
        </w:rPr>
        <w:t xml:space="preserve">s, </w:t>
      </w:r>
      <w:r w:rsidR="00B73B71">
        <w:rPr>
          <w:rFonts w:ascii="Garamond" w:hAnsi="Garamond"/>
          <w:sz w:val="22"/>
          <w:szCs w:val="22"/>
        </w:rPr>
        <w:t>as well as cumulative precipitation daily resets at midnight.</w:t>
      </w:r>
    </w:p>
    <w:p w14:paraId="479FC2C9" w14:textId="77777777" w:rsidR="00596FAD" w:rsidRDefault="00596FAD" w:rsidP="007955AC">
      <w:pPr>
        <w:ind w:left="720" w:right="547"/>
        <w:jc w:val="both"/>
        <w:rPr>
          <w:rFonts w:ascii="Garamond" w:hAnsi="Garamond"/>
          <w:sz w:val="22"/>
          <w:szCs w:val="22"/>
        </w:rPr>
      </w:pPr>
    </w:p>
    <w:p w14:paraId="40654F69" w14:textId="1E7DB2AA" w:rsidR="00596FAD" w:rsidRDefault="00596FAD" w:rsidP="00596FAD">
      <w:pPr>
        <w:ind w:right="547"/>
        <w:jc w:val="both"/>
        <w:rPr>
          <w:rFonts w:ascii="Garamond" w:hAnsi="Garamond"/>
          <w:b/>
          <w:bCs/>
          <w:sz w:val="22"/>
          <w:szCs w:val="22"/>
        </w:rPr>
      </w:pPr>
      <w:r w:rsidRPr="005F27C4">
        <w:rPr>
          <w:rFonts w:ascii="Garamond" w:hAnsi="Garamond"/>
          <w:b/>
          <w:bCs/>
          <w:sz w:val="22"/>
          <w:szCs w:val="22"/>
        </w:rPr>
        <w:t xml:space="preserve">Data coded </w:t>
      </w:r>
      <w:r w:rsidR="00F80A20">
        <w:rPr>
          <w:rFonts w:ascii="Garamond" w:hAnsi="Garamond"/>
          <w:b/>
          <w:bCs/>
          <w:sz w:val="22"/>
          <w:szCs w:val="22"/>
        </w:rPr>
        <w:t xml:space="preserve">&lt;-2&gt; </w:t>
      </w:r>
      <w:r w:rsidR="007323AC" w:rsidRPr="005F27C4">
        <w:rPr>
          <w:rFonts w:ascii="Garamond" w:hAnsi="Garamond"/>
          <w:b/>
          <w:bCs/>
          <w:sz w:val="22"/>
          <w:szCs w:val="22"/>
        </w:rPr>
        <w:t>[GMT]</w:t>
      </w:r>
      <w:r w:rsidR="00F176F9">
        <w:rPr>
          <w:rFonts w:ascii="Garamond" w:hAnsi="Garamond"/>
          <w:b/>
          <w:bCs/>
          <w:sz w:val="22"/>
          <w:szCs w:val="22"/>
        </w:rPr>
        <w:t>(CSM)</w:t>
      </w:r>
      <w:r w:rsidR="007323AC" w:rsidRPr="005F27C4">
        <w:rPr>
          <w:rFonts w:ascii="Garamond" w:hAnsi="Garamond"/>
          <w:b/>
          <w:bCs/>
          <w:sz w:val="22"/>
          <w:szCs w:val="22"/>
        </w:rPr>
        <w:t xml:space="preserve"> </w:t>
      </w:r>
      <w:r w:rsidR="005F27C4" w:rsidRPr="005F27C4">
        <w:rPr>
          <w:rFonts w:ascii="Garamond" w:hAnsi="Garamond"/>
          <w:b/>
          <w:bCs/>
          <w:sz w:val="22"/>
          <w:szCs w:val="22"/>
        </w:rPr>
        <w:t>Instrument Maintenance</w:t>
      </w:r>
    </w:p>
    <w:p w14:paraId="2D2CA675" w14:textId="4A1658F0" w:rsidR="005F27C4" w:rsidRDefault="005F27C4" w:rsidP="00596FAD">
      <w:pPr>
        <w:ind w:right="547"/>
        <w:jc w:val="both"/>
        <w:rPr>
          <w:rFonts w:ascii="Garamond" w:hAnsi="Garamond"/>
          <w:b/>
          <w:bCs/>
          <w:sz w:val="22"/>
          <w:szCs w:val="22"/>
        </w:rPr>
      </w:pPr>
      <w:r>
        <w:rPr>
          <w:rFonts w:ascii="Garamond" w:hAnsi="Garamond"/>
          <w:b/>
          <w:bCs/>
          <w:sz w:val="22"/>
          <w:szCs w:val="22"/>
        </w:rPr>
        <w:tab/>
        <w:t>FS</w:t>
      </w:r>
      <w:r w:rsidR="005771D4">
        <w:rPr>
          <w:rFonts w:ascii="Garamond" w:hAnsi="Garamond"/>
          <w:b/>
          <w:bCs/>
          <w:sz w:val="22"/>
          <w:szCs w:val="22"/>
        </w:rPr>
        <w:t xml:space="preserve"> (09/03/2025 @ 08:45 – 09/03/2025 @ 11:30)</w:t>
      </w:r>
    </w:p>
    <w:p w14:paraId="0D0B0674" w14:textId="3B83C718" w:rsidR="005771D4" w:rsidRPr="00C8319B" w:rsidRDefault="00C8319B" w:rsidP="0069024E">
      <w:pPr>
        <w:ind w:left="720" w:right="547"/>
        <w:jc w:val="both"/>
        <w:rPr>
          <w:rFonts w:ascii="Garamond" w:hAnsi="Garamond"/>
          <w:sz w:val="22"/>
          <w:szCs w:val="22"/>
        </w:rPr>
      </w:pPr>
      <w:r>
        <w:rPr>
          <w:rFonts w:ascii="Garamond" w:hAnsi="Garamond"/>
          <w:sz w:val="22"/>
          <w:szCs w:val="22"/>
        </w:rPr>
        <w:t>The meteorological tower underwent a complete sensor swap during this time</w:t>
      </w:r>
      <w:r w:rsidR="00E77631">
        <w:rPr>
          <w:rFonts w:ascii="Garamond" w:hAnsi="Garamond"/>
          <w:sz w:val="22"/>
          <w:szCs w:val="22"/>
        </w:rPr>
        <w:t xml:space="preserve">. </w:t>
      </w:r>
      <w:r w:rsidR="00CD3AEB">
        <w:rPr>
          <w:rFonts w:ascii="Garamond" w:hAnsi="Garamond"/>
          <w:sz w:val="22"/>
          <w:szCs w:val="22"/>
        </w:rPr>
        <w:t xml:space="preserve">Every sensor was replaced by a new, or freshly calibrated sensor. </w:t>
      </w:r>
      <w:r w:rsidR="008119C5">
        <w:rPr>
          <w:rFonts w:ascii="Garamond" w:hAnsi="Garamond"/>
          <w:sz w:val="22"/>
          <w:szCs w:val="22"/>
        </w:rPr>
        <w:t xml:space="preserve">The sensors were replaced by the same model, other </w:t>
      </w:r>
      <w:r w:rsidR="008119C5">
        <w:rPr>
          <w:rFonts w:ascii="Garamond" w:hAnsi="Garamond"/>
          <w:sz w:val="22"/>
          <w:szCs w:val="22"/>
        </w:rPr>
        <w:lastRenderedPageBreak/>
        <w:t xml:space="preserve">than </w:t>
      </w:r>
      <w:r w:rsidR="00A66B3B">
        <w:rPr>
          <w:rFonts w:ascii="Garamond" w:hAnsi="Garamond"/>
          <w:sz w:val="22"/>
          <w:szCs w:val="22"/>
        </w:rPr>
        <w:t xml:space="preserve">the </w:t>
      </w:r>
      <w:r w:rsidR="008119C5">
        <w:rPr>
          <w:rFonts w:ascii="Garamond" w:hAnsi="Garamond"/>
          <w:sz w:val="22"/>
          <w:szCs w:val="22"/>
        </w:rPr>
        <w:t xml:space="preserve">barometric pressure and </w:t>
      </w:r>
      <w:r w:rsidR="00A66B3B">
        <w:rPr>
          <w:rFonts w:ascii="Garamond" w:hAnsi="Garamond"/>
          <w:sz w:val="22"/>
          <w:szCs w:val="22"/>
        </w:rPr>
        <w:t xml:space="preserve">precipitation sensors. </w:t>
      </w:r>
      <w:r w:rsidR="00501C1B">
        <w:rPr>
          <w:rFonts w:ascii="Garamond" w:hAnsi="Garamond"/>
          <w:sz w:val="22"/>
          <w:szCs w:val="22"/>
        </w:rPr>
        <w:t xml:space="preserve">Information </w:t>
      </w:r>
      <w:r w:rsidR="00572368">
        <w:rPr>
          <w:rFonts w:ascii="Garamond" w:hAnsi="Garamond"/>
          <w:sz w:val="22"/>
          <w:szCs w:val="22"/>
        </w:rPr>
        <w:t>regarding these new sensors can be found in</w:t>
      </w:r>
      <w:r w:rsidR="00CD01B0">
        <w:rPr>
          <w:rFonts w:ascii="Garamond" w:hAnsi="Garamond"/>
          <w:sz w:val="22"/>
          <w:szCs w:val="22"/>
        </w:rPr>
        <w:t xml:space="preserve"> section</w:t>
      </w:r>
      <w:r w:rsidR="00572368">
        <w:rPr>
          <w:rFonts w:ascii="Garamond" w:hAnsi="Garamond"/>
          <w:sz w:val="22"/>
          <w:szCs w:val="22"/>
        </w:rPr>
        <w:t xml:space="preserve"> 9) Sensor Specifications.</w:t>
      </w:r>
      <w:r w:rsidR="00F620EF">
        <w:rPr>
          <w:rFonts w:ascii="Garamond" w:hAnsi="Garamond"/>
          <w:sz w:val="22"/>
          <w:szCs w:val="22"/>
        </w:rPr>
        <w:t xml:space="preserve"> </w:t>
      </w:r>
      <w:r w:rsidR="00D929C4">
        <w:rPr>
          <w:rFonts w:ascii="Garamond" w:hAnsi="Garamond"/>
          <w:sz w:val="22"/>
          <w:szCs w:val="22"/>
        </w:rPr>
        <w:t xml:space="preserve">A new datalogger program was </w:t>
      </w:r>
      <w:r w:rsidR="006C2F65">
        <w:rPr>
          <w:rFonts w:ascii="Garamond" w:hAnsi="Garamond"/>
          <w:sz w:val="22"/>
          <w:szCs w:val="22"/>
        </w:rPr>
        <w:t>uploaded</w:t>
      </w:r>
      <w:r w:rsidR="00D929C4">
        <w:rPr>
          <w:rFonts w:ascii="Garamond" w:hAnsi="Garamond"/>
          <w:sz w:val="22"/>
          <w:szCs w:val="22"/>
        </w:rPr>
        <w:t xml:space="preserve"> to accommodate these new sensors.</w:t>
      </w:r>
    </w:p>
    <w:p w14:paraId="539FD9EB" w14:textId="4586F6CB" w:rsidR="005F27C4" w:rsidRPr="001F2CE8" w:rsidRDefault="005F27C4" w:rsidP="00596FAD">
      <w:pPr>
        <w:ind w:right="547"/>
        <w:jc w:val="both"/>
        <w:rPr>
          <w:rFonts w:ascii="Garamond" w:hAnsi="Garamond"/>
          <w:sz w:val="22"/>
          <w:szCs w:val="22"/>
        </w:rPr>
      </w:pPr>
      <w:r>
        <w:rPr>
          <w:rFonts w:ascii="Garamond" w:hAnsi="Garamond"/>
          <w:sz w:val="22"/>
          <w:szCs w:val="22"/>
        </w:rPr>
        <w:tab/>
      </w:r>
    </w:p>
    <w:sectPr w:rsidR="005F27C4" w:rsidRPr="001F2CE8" w:rsidSect="00B2421A">
      <w:footerReference w:type="default" r:id="rId14"/>
      <w:type w:val="continuous"/>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12895" w14:textId="77777777" w:rsidR="00FC18A6" w:rsidRDefault="00FC18A6">
      <w:r>
        <w:separator/>
      </w:r>
    </w:p>
  </w:endnote>
  <w:endnote w:type="continuationSeparator" w:id="0">
    <w:p w14:paraId="5ADEE73D" w14:textId="77777777" w:rsidR="00FC18A6" w:rsidRDefault="00FC18A6">
      <w:r>
        <w:continuationSeparator/>
      </w:r>
    </w:p>
  </w:endnote>
  <w:endnote w:type="continuationNotice" w:id="1">
    <w:p w14:paraId="7C432904" w14:textId="77777777" w:rsidR="00FC18A6" w:rsidRDefault="00FC18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EB5D1" w14:textId="516BE413" w:rsidR="0075187C" w:rsidRDefault="0075187C" w:rsidP="007502DF">
    <w:pPr>
      <w:pStyle w:val="NormalWeb"/>
      <w:spacing w:before="0" w:beforeAutospacing="0" w:after="0" w:afterAutospacing="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B90B0" w14:textId="77777777" w:rsidR="00FC18A6" w:rsidRDefault="00FC18A6">
      <w:r>
        <w:separator/>
      </w:r>
    </w:p>
  </w:footnote>
  <w:footnote w:type="continuationSeparator" w:id="0">
    <w:p w14:paraId="75E6F1D0" w14:textId="77777777" w:rsidR="00FC18A6" w:rsidRDefault="00FC18A6">
      <w:r>
        <w:continuationSeparator/>
      </w:r>
    </w:p>
  </w:footnote>
  <w:footnote w:type="continuationNotice" w:id="1">
    <w:p w14:paraId="687958BA" w14:textId="77777777" w:rsidR="00FC18A6" w:rsidRDefault="00FC18A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668363131">
    <w:abstractNumId w:val="1"/>
  </w:num>
  <w:num w:numId="2" w16cid:durableId="993024452">
    <w:abstractNumId w:val="0"/>
  </w:num>
  <w:num w:numId="3" w16cid:durableId="145339873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cella, Christina (DEC)">
    <w15:presenceInfo w15:providerId="AD" w15:userId="S::christina.pacella@dec.ny.gov::fcfa68cc-b640-4d80-9a63-51627ee0a7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6B3"/>
    <w:rsid w:val="00010696"/>
    <w:rsid w:val="000134DF"/>
    <w:rsid w:val="00017FD3"/>
    <w:rsid w:val="00022BD8"/>
    <w:rsid w:val="00045771"/>
    <w:rsid w:val="000475B2"/>
    <w:rsid w:val="00053BFE"/>
    <w:rsid w:val="00054DBE"/>
    <w:rsid w:val="00055D62"/>
    <w:rsid w:val="0005684B"/>
    <w:rsid w:val="0005736D"/>
    <w:rsid w:val="00062394"/>
    <w:rsid w:val="000625C9"/>
    <w:rsid w:val="00064343"/>
    <w:rsid w:val="00077F30"/>
    <w:rsid w:val="0008311B"/>
    <w:rsid w:val="000A6984"/>
    <w:rsid w:val="000A7A3E"/>
    <w:rsid w:val="000B0FF1"/>
    <w:rsid w:val="000B1887"/>
    <w:rsid w:val="000C1C79"/>
    <w:rsid w:val="000C4E7B"/>
    <w:rsid w:val="000C6EAC"/>
    <w:rsid w:val="000D24AE"/>
    <w:rsid w:val="000D26B3"/>
    <w:rsid w:val="000D3786"/>
    <w:rsid w:val="000D3F16"/>
    <w:rsid w:val="000D60E1"/>
    <w:rsid w:val="000E4578"/>
    <w:rsid w:val="000F327B"/>
    <w:rsid w:val="001204E9"/>
    <w:rsid w:val="00132FD2"/>
    <w:rsid w:val="00133622"/>
    <w:rsid w:val="00134788"/>
    <w:rsid w:val="00136B47"/>
    <w:rsid w:val="00146F2F"/>
    <w:rsid w:val="00154FA7"/>
    <w:rsid w:val="00162C63"/>
    <w:rsid w:val="00164914"/>
    <w:rsid w:val="00164D42"/>
    <w:rsid w:val="00165348"/>
    <w:rsid w:val="00177DE1"/>
    <w:rsid w:val="001821FC"/>
    <w:rsid w:val="0018498F"/>
    <w:rsid w:val="001B4D6B"/>
    <w:rsid w:val="001B7BEE"/>
    <w:rsid w:val="001C30A5"/>
    <w:rsid w:val="001D00E8"/>
    <w:rsid w:val="001D7545"/>
    <w:rsid w:val="001E328D"/>
    <w:rsid w:val="001E403D"/>
    <w:rsid w:val="001F2CE8"/>
    <w:rsid w:val="001F30F3"/>
    <w:rsid w:val="00206BE6"/>
    <w:rsid w:val="002126EB"/>
    <w:rsid w:val="00216849"/>
    <w:rsid w:val="00221BC2"/>
    <w:rsid w:val="00224A97"/>
    <w:rsid w:val="00234B1D"/>
    <w:rsid w:val="00236330"/>
    <w:rsid w:val="00243338"/>
    <w:rsid w:val="00253E78"/>
    <w:rsid w:val="00257EE9"/>
    <w:rsid w:val="002602EF"/>
    <w:rsid w:val="00266AE6"/>
    <w:rsid w:val="002672AA"/>
    <w:rsid w:val="00271FF6"/>
    <w:rsid w:val="002746EF"/>
    <w:rsid w:val="002813D2"/>
    <w:rsid w:val="002821B4"/>
    <w:rsid w:val="00285C15"/>
    <w:rsid w:val="00296642"/>
    <w:rsid w:val="002B15CF"/>
    <w:rsid w:val="002B2239"/>
    <w:rsid w:val="002B3344"/>
    <w:rsid w:val="002C3D09"/>
    <w:rsid w:val="002D4A87"/>
    <w:rsid w:val="002D56C8"/>
    <w:rsid w:val="002D5AEE"/>
    <w:rsid w:val="002E3B63"/>
    <w:rsid w:val="002E41E6"/>
    <w:rsid w:val="002E650E"/>
    <w:rsid w:val="002F556A"/>
    <w:rsid w:val="003023DA"/>
    <w:rsid w:val="00325C5B"/>
    <w:rsid w:val="00326C7E"/>
    <w:rsid w:val="00334DA4"/>
    <w:rsid w:val="00341000"/>
    <w:rsid w:val="0034106C"/>
    <w:rsid w:val="003533EF"/>
    <w:rsid w:val="00353921"/>
    <w:rsid w:val="0035636E"/>
    <w:rsid w:val="00360FBF"/>
    <w:rsid w:val="0036734C"/>
    <w:rsid w:val="003916A6"/>
    <w:rsid w:val="00395552"/>
    <w:rsid w:val="003A21B1"/>
    <w:rsid w:val="003A43B9"/>
    <w:rsid w:val="003B2EC3"/>
    <w:rsid w:val="003B2FF5"/>
    <w:rsid w:val="003B4412"/>
    <w:rsid w:val="003C3A5D"/>
    <w:rsid w:val="003C47A2"/>
    <w:rsid w:val="003D1465"/>
    <w:rsid w:val="003D3965"/>
    <w:rsid w:val="003D4555"/>
    <w:rsid w:val="003D55D0"/>
    <w:rsid w:val="003E4C6A"/>
    <w:rsid w:val="003F2754"/>
    <w:rsid w:val="003F35F1"/>
    <w:rsid w:val="00410460"/>
    <w:rsid w:val="00413D5E"/>
    <w:rsid w:val="00414B77"/>
    <w:rsid w:val="00423211"/>
    <w:rsid w:val="00424B11"/>
    <w:rsid w:val="00424C15"/>
    <w:rsid w:val="00432F34"/>
    <w:rsid w:val="00434D1C"/>
    <w:rsid w:val="00435C0B"/>
    <w:rsid w:val="00437AAC"/>
    <w:rsid w:val="00437BA8"/>
    <w:rsid w:val="00440C0E"/>
    <w:rsid w:val="00450ED8"/>
    <w:rsid w:val="00454653"/>
    <w:rsid w:val="00460F5C"/>
    <w:rsid w:val="00466846"/>
    <w:rsid w:val="0048481C"/>
    <w:rsid w:val="00485A79"/>
    <w:rsid w:val="0049157D"/>
    <w:rsid w:val="004A1D11"/>
    <w:rsid w:val="004A6176"/>
    <w:rsid w:val="004B3EA5"/>
    <w:rsid w:val="004B5A8E"/>
    <w:rsid w:val="004C27DA"/>
    <w:rsid w:val="004D037D"/>
    <w:rsid w:val="004D09A3"/>
    <w:rsid w:val="004D0E51"/>
    <w:rsid w:val="004D5673"/>
    <w:rsid w:val="004D60B7"/>
    <w:rsid w:val="004E3059"/>
    <w:rsid w:val="004E41FF"/>
    <w:rsid w:val="00501C1B"/>
    <w:rsid w:val="00501CD9"/>
    <w:rsid w:val="00526F0E"/>
    <w:rsid w:val="0053527F"/>
    <w:rsid w:val="00541731"/>
    <w:rsid w:val="005426F9"/>
    <w:rsid w:val="00546D96"/>
    <w:rsid w:val="0055332B"/>
    <w:rsid w:val="005568C9"/>
    <w:rsid w:val="00563F1A"/>
    <w:rsid w:val="00565D78"/>
    <w:rsid w:val="00571393"/>
    <w:rsid w:val="00571E99"/>
    <w:rsid w:val="00572368"/>
    <w:rsid w:val="005771D4"/>
    <w:rsid w:val="005866D9"/>
    <w:rsid w:val="00596FAD"/>
    <w:rsid w:val="005A4355"/>
    <w:rsid w:val="005B08B7"/>
    <w:rsid w:val="005B65C6"/>
    <w:rsid w:val="005C1265"/>
    <w:rsid w:val="005D041A"/>
    <w:rsid w:val="005D17FD"/>
    <w:rsid w:val="005D5EE0"/>
    <w:rsid w:val="005D6FF6"/>
    <w:rsid w:val="005E09AC"/>
    <w:rsid w:val="005E5667"/>
    <w:rsid w:val="005E6F3C"/>
    <w:rsid w:val="005E77C6"/>
    <w:rsid w:val="005F1B57"/>
    <w:rsid w:val="005F27C4"/>
    <w:rsid w:val="005F5128"/>
    <w:rsid w:val="005F54BD"/>
    <w:rsid w:val="005F5E6D"/>
    <w:rsid w:val="005F6E4C"/>
    <w:rsid w:val="0060476E"/>
    <w:rsid w:val="00605161"/>
    <w:rsid w:val="006157BE"/>
    <w:rsid w:val="0062330D"/>
    <w:rsid w:val="00632578"/>
    <w:rsid w:val="00632724"/>
    <w:rsid w:val="006343E3"/>
    <w:rsid w:val="0064320C"/>
    <w:rsid w:val="00656CD9"/>
    <w:rsid w:val="00674438"/>
    <w:rsid w:val="0067607A"/>
    <w:rsid w:val="00684DE1"/>
    <w:rsid w:val="0069024E"/>
    <w:rsid w:val="00696A5C"/>
    <w:rsid w:val="006A1A55"/>
    <w:rsid w:val="006A1DE6"/>
    <w:rsid w:val="006C2F65"/>
    <w:rsid w:val="006D22B3"/>
    <w:rsid w:val="006D283A"/>
    <w:rsid w:val="006D5E46"/>
    <w:rsid w:val="006E0BCD"/>
    <w:rsid w:val="006E3626"/>
    <w:rsid w:val="00707192"/>
    <w:rsid w:val="007129D7"/>
    <w:rsid w:val="00714741"/>
    <w:rsid w:val="007323AC"/>
    <w:rsid w:val="00742667"/>
    <w:rsid w:val="00746B3B"/>
    <w:rsid w:val="007502DF"/>
    <w:rsid w:val="00750FF1"/>
    <w:rsid w:val="0075187C"/>
    <w:rsid w:val="00751E62"/>
    <w:rsid w:val="00757B94"/>
    <w:rsid w:val="00761926"/>
    <w:rsid w:val="007662F8"/>
    <w:rsid w:val="0078064E"/>
    <w:rsid w:val="007863CC"/>
    <w:rsid w:val="007955AC"/>
    <w:rsid w:val="007A08BF"/>
    <w:rsid w:val="007A49DD"/>
    <w:rsid w:val="007B0C28"/>
    <w:rsid w:val="007B1777"/>
    <w:rsid w:val="007B5EAB"/>
    <w:rsid w:val="007B6A88"/>
    <w:rsid w:val="007C105D"/>
    <w:rsid w:val="007C7527"/>
    <w:rsid w:val="007E07D4"/>
    <w:rsid w:val="007E729C"/>
    <w:rsid w:val="007F13A5"/>
    <w:rsid w:val="007F1D8D"/>
    <w:rsid w:val="007F2DE3"/>
    <w:rsid w:val="007F5DC5"/>
    <w:rsid w:val="00801B22"/>
    <w:rsid w:val="00803842"/>
    <w:rsid w:val="00804F39"/>
    <w:rsid w:val="0080662B"/>
    <w:rsid w:val="008119C5"/>
    <w:rsid w:val="008131A9"/>
    <w:rsid w:val="008233D8"/>
    <w:rsid w:val="00845DA2"/>
    <w:rsid w:val="00846784"/>
    <w:rsid w:val="00851053"/>
    <w:rsid w:val="008515D2"/>
    <w:rsid w:val="00855851"/>
    <w:rsid w:val="00856647"/>
    <w:rsid w:val="00857439"/>
    <w:rsid w:val="00866583"/>
    <w:rsid w:val="00866820"/>
    <w:rsid w:val="00867E83"/>
    <w:rsid w:val="00874DF9"/>
    <w:rsid w:val="00874E98"/>
    <w:rsid w:val="00877782"/>
    <w:rsid w:val="008922AB"/>
    <w:rsid w:val="008932D5"/>
    <w:rsid w:val="008A3CCC"/>
    <w:rsid w:val="008A4364"/>
    <w:rsid w:val="008A58B9"/>
    <w:rsid w:val="008B5E2F"/>
    <w:rsid w:val="008C458C"/>
    <w:rsid w:val="008D30ED"/>
    <w:rsid w:val="008D5496"/>
    <w:rsid w:val="008D789E"/>
    <w:rsid w:val="008E05F8"/>
    <w:rsid w:val="008E0B14"/>
    <w:rsid w:val="008E1E29"/>
    <w:rsid w:val="008E5B47"/>
    <w:rsid w:val="008E6569"/>
    <w:rsid w:val="00901ACE"/>
    <w:rsid w:val="009043AC"/>
    <w:rsid w:val="00933D70"/>
    <w:rsid w:val="0093461C"/>
    <w:rsid w:val="009425BF"/>
    <w:rsid w:val="00943FB4"/>
    <w:rsid w:val="00950361"/>
    <w:rsid w:val="00951DE8"/>
    <w:rsid w:val="00952AB6"/>
    <w:rsid w:val="00954670"/>
    <w:rsid w:val="00956AD9"/>
    <w:rsid w:val="009673E1"/>
    <w:rsid w:val="009729BD"/>
    <w:rsid w:val="0097562B"/>
    <w:rsid w:val="00990DFF"/>
    <w:rsid w:val="00991FFD"/>
    <w:rsid w:val="009A69FF"/>
    <w:rsid w:val="009B50FE"/>
    <w:rsid w:val="009C2E3B"/>
    <w:rsid w:val="009D1D27"/>
    <w:rsid w:val="009D3E1E"/>
    <w:rsid w:val="009E0AB6"/>
    <w:rsid w:val="009E51FF"/>
    <w:rsid w:val="00A013F7"/>
    <w:rsid w:val="00A12BD9"/>
    <w:rsid w:val="00A15B6B"/>
    <w:rsid w:val="00A17F35"/>
    <w:rsid w:val="00A26C25"/>
    <w:rsid w:val="00A30199"/>
    <w:rsid w:val="00A31638"/>
    <w:rsid w:val="00A333B3"/>
    <w:rsid w:val="00A40B98"/>
    <w:rsid w:val="00A506D0"/>
    <w:rsid w:val="00A52121"/>
    <w:rsid w:val="00A620BF"/>
    <w:rsid w:val="00A66B3B"/>
    <w:rsid w:val="00A70FFD"/>
    <w:rsid w:val="00A73C5B"/>
    <w:rsid w:val="00A86B2F"/>
    <w:rsid w:val="00A907F1"/>
    <w:rsid w:val="00A90B66"/>
    <w:rsid w:val="00A96CF5"/>
    <w:rsid w:val="00A976C6"/>
    <w:rsid w:val="00A97723"/>
    <w:rsid w:val="00AA53D4"/>
    <w:rsid w:val="00AA540F"/>
    <w:rsid w:val="00AA6230"/>
    <w:rsid w:val="00AC26FE"/>
    <w:rsid w:val="00AC41B5"/>
    <w:rsid w:val="00AC5212"/>
    <w:rsid w:val="00AD6E00"/>
    <w:rsid w:val="00AE3D4A"/>
    <w:rsid w:val="00AE6166"/>
    <w:rsid w:val="00AF444A"/>
    <w:rsid w:val="00B03A97"/>
    <w:rsid w:val="00B05ED6"/>
    <w:rsid w:val="00B067F2"/>
    <w:rsid w:val="00B069ED"/>
    <w:rsid w:val="00B10621"/>
    <w:rsid w:val="00B1437B"/>
    <w:rsid w:val="00B16B42"/>
    <w:rsid w:val="00B23A3F"/>
    <w:rsid w:val="00B2421A"/>
    <w:rsid w:val="00B273B0"/>
    <w:rsid w:val="00B34665"/>
    <w:rsid w:val="00B4483D"/>
    <w:rsid w:val="00B54716"/>
    <w:rsid w:val="00B60B2E"/>
    <w:rsid w:val="00B61DB7"/>
    <w:rsid w:val="00B64B3E"/>
    <w:rsid w:val="00B73B71"/>
    <w:rsid w:val="00B9116E"/>
    <w:rsid w:val="00BA3E11"/>
    <w:rsid w:val="00BA5999"/>
    <w:rsid w:val="00BB065F"/>
    <w:rsid w:val="00BB3FA3"/>
    <w:rsid w:val="00BC4430"/>
    <w:rsid w:val="00BC56F9"/>
    <w:rsid w:val="00BC7A0F"/>
    <w:rsid w:val="00BD3F98"/>
    <w:rsid w:val="00BE5568"/>
    <w:rsid w:val="00BE72C2"/>
    <w:rsid w:val="00BE7EFF"/>
    <w:rsid w:val="00C006E7"/>
    <w:rsid w:val="00C04022"/>
    <w:rsid w:val="00C04F24"/>
    <w:rsid w:val="00C074CC"/>
    <w:rsid w:val="00C07E6A"/>
    <w:rsid w:val="00C1335F"/>
    <w:rsid w:val="00C15BE7"/>
    <w:rsid w:val="00C17362"/>
    <w:rsid w:val="00C23244"/>
    <w:rsid w:val="00C235FD"/>
    <w:rsid w:val="00C244A9"/>
    <w:rsid w:val="00C308B2"/>
    <w:rsid w:val="00C322E8"/>
    <w:rsid w:val="00C52AB7"/>
    <w:rsid w:val="00C5661E"/>
    <w:rsid w:val="00C56B4B"/>
    <w:rsid w:val="00C6100B"/>
    <w:rsid w:val="00C6217D"/>
    <w:rsid w:val="00C6554D"/>
    <w:rsid w:val="00C659B3"/>
    <w:rsid w:val="00C80736"/>
    <w:rsid w:val="00C8319B"/>
    <w:rsid w:val="00C836A9"/>
    <w:rsid w:val="00C93D42"/>
    <w:rsid w:val="00CA4E7C"/>
    <w:rsid w:val="00CA6A6D"/>
    <w:rsid w:val="00CA7905"/>
    <w:rsid w:val="00CB558A"/>
    <w:rsid w:val="00CB7D4F"/>
    <w:rsid w:val="00CC1D81"/>
    <w:rsid w:val="00CC206D"/>
    <w:rsid w:val="00CC4BF2"/>
    <w:rsid w:val="00CD01B0"/>
    <w:rsid w:val="00CD3AEB"/>
    <w:rsid w:val="00CD671F"/>
    <w:rsid w:val="00CE1C02"/>
    <w:rsid w:val="00CE3454"/>
    <w:rsid w:val="00CE5907"/>
    <w:rsid w:val="00CF2924"/>
    <w:rsid w:val="00D00B44"/>
    <w:rsid w:val="00D04865"/>
    <w:rsid w:val="00D04FD5"/>
    <w:rsid w:val="00D10293"/>
    <w:rsid w:val="00D1458B"/>
    <w:rsid w:val="00D17D6C"/>
    <w:rsid w:val="00D20614"/>
    <w:rsid w:val="00D219B2"/>
    <w:rsid w:val="00D306D0"/>
    <w:rsid w:val="00D565C0"/>
    <w:rsid w:val="00D56FBC"/>
    <w:rsid w:val="00D57A7B"/>
    <w:rsid w:val="00D57DC9"/>
    <w:rsid w:val="00D73BA8"/>
    <w:rsid w:val="00D76A98"/>
    <w:rsid w:val="00D8402D"/>
    <w:rsid w:val="00D84AA4"/>
    <w:rsid w:val="00D90C19"/>
    <w:rsid w:val="00D929C4"/>
    <w:rsid w:val="00D94801"/>
    <w:rsid w:val="00D97E19"/>
    <w:rsid w:val="00DA0087"/>
    <w:rsid w:val="00DA0DC9"/>
    <w:rsid w:val="00DA33D8"/>
    <w:rsid w:val="00DB6E9F"/>
    <w:rsid w:val="00DC43F8"/>
    <w:rsid w:val="00DE23A7"/>
    <w:rsid w:val="00DE39D0"/>
    <w:rsid w:val="00DE52FD"/>
    <w:rsid w:val="00DF225B"/>
    <w:rsid w:val="00E03D57"/>
    <w:rsid w:val="00E05218"/>
    <w:rsid w:val="00E13A30"/>
    <w:rsid w:val="00E16B09"/>
    <w:rsid w:val="00E16F02"/>
    <w:rsid w:val="00E21886"/>
    <w:rsid w:val="00E2303F"/>
    <w:rsid w:val="00E23D62"/>
    <w:rsid w:val="00E25C96"/>
    <w:rsid w:val="00E34C2C"/>
    <w:rsid w:val="00E3760A"/>
    <w:rsid w:val="00E37627"/>
    <w:rsid w:val="00E42BC4"/>
    <w:rsid w:val="00E468E5"/>
    <w:rsid w:val="00E478ED"/>
    <w:rsid w:val="00E479E6"/>
    <w:rsid w:val="00E47CBB"/>
    <w:rsid w:val="00E52273"/>
    <w:rsid w:val="00E525E2"/>
    <w:rsid w:val="00E52ED6"/>
    <w:rsid w:val="00E550CD"/>
    <w:rsid w:val="00E62F00"/>
    <w:rsid w:val="00E715AA"/>
    <w:rsid w:val="00E77631"/>
    <w:rsid w:val="00E87CC3"/>
    <w:rsid w:val="00E937A4"/>
    <w:rsid w:val="00E958AE"/>
    <w:rsid w:val="00E95AEF"/>
    <w:rsid w:val="00E96985"/>
    <w:rsid w:val="00EA2B6C"/>
    <w:rsid w:val="00EC180A"/>
    <w:rsid w:val="00EC2A42"/>
    <w:rsid w:val="00EC5099"/>
    <w:rsid w:val="00EC7CF8"/>
    <w:rsid w:val="00EE4D0B"/>
    <w:rsid w:val="00EF0740"/>
    <w:rsid w:val="00EF138D"/>
    <w:rsid w:val="00EF1D62"/>
    <w:rsid w:val="00EF5B06"/>
    <w:rsid w:val="00EF647C"/>
    <w:rsid w:val="00F0420C"/>
    <w:rsid w:val="00F10924"/>
    <w:rsid w:val="00F12F32"/>
    <w:rsid w:val="00F16125"/>
    <w:rsid w:val="00F176F9"/>
    <w:rsid w:val="00F206AC"/>
    <w:rsid w:val="00F21B6B"/>
    <w:rsid w:val="00F2438F"/>
    <w:rsid w:val="00F2556F"/>
    <w:rsid w:val="00F272D8"/>
    <w:rsid w:val="00F35BF0"/>
    <w:rsid w:val="00F36B95"/>
    <w:rsid w:val="00F620EF"/>
    <w:rsid w:val="00F70F52"/>
    <w:rsid w:val="00F80A20"/>
    <w:rsid w:val="00F8159F"/>
    <w:rsid w:val="00F85ADE"/>
    <w:rsid w:val="00F91B70"/>
    <w:rsid w:val="00F94948"/>
    <w:rsid w:val="00F97C0E"/>
    <w:rsid w:val="00FA1836"/>
    <w:rsid w:val="00FA21CB"/>
    <w:rsid w:val="00FA571C"/>
    <w:rsid w:val="00FA744A"/>
    <w:rsid w:val="00FB0295"/>
    <w:rsid w:val="00FB29F7"/>
    <w:rsid w:val="00FB358B"/>
    <w:rsid w:val="00FB3B82"/>
    <w:rsid w:val="00FC18A6"/>
    <w:rsid w:val="00FC2390"/>
    <w:rsid w:val="00FC42BA"/>
    <w:rsid w:val="00FC5C27"/>
    <w:rsid w:val="00FD2C83"/>
    <w:rsid w:val="00FD30AA"/>
    <w:rsid w:val="00FD4D17"/>
    <w:rsid w:val="00FF2A14"/>
    <w:rsid w:val="00FF2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1995D34"/>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paragraph" w:styleId="Revision">
    <w:name w:val="Revision"/>
    <w:hidden/>
    <w:uiPriority w:val="99"/>
    <w:semiHidden/>
    <w:rsid w:val="006D5E46"/>
    <w:rPr>
      <w:sz w:val="24"/>
      <w:szCs w:val="24"/>
    </w:rPr>
  </w:style>
  <w:style w:type="paragraph" w:customStyle="1" w:styleId="m5566155453138848904msobodytextindent3">
    <w:name w:val="m_5566155453138848904msobodytextindent3"/>
    <w:basedOn w:val="Normal"/>
    <w:rsid w:val="00162C63"/>
    <w:pPr>
      <w:spacing w:before="100" w:beforeAutospacing="1" w:after="100" w:afterAutospacing="1"/>
    </w:pPr>
    <w:rPr>
      <w:rFonts w:eastAsiaTheme="minorHAnsi"/>
    </w:rPr>
  </w:style>
  <w:style w:type="table" w:styleId="TableGrid">
    <w:name w:val="Table Grid"/>
    <w:basedOn w:val="TableNormal"/>
    <w:rsid w:val="000F32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187C"/>
    <w:pPr>
      <w:spacing w:before="100" w:beforeAutospacing="1" w:after="100" w:afterAutospacing="1"/>
    </w:pPr>
  </w:style>
  <w:style w:type="character" w:styleId="UnresolvedMention">
    <w:name w:val="Unresolved Mention"/>
    <w:basedOn w:val="DefaultParagraphFont"/>
    <w:uiPriority w:val="99"/>
    <w:semiHidden/>
    <w:unhideWhenUsed/>
    <w:rsid w:val="005D04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315178460">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nerrsdata.org"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nerrsdata.or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dmosupport@baruch.sc.edu"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48f5aa2-8040-4121-9793-9d17e90701e0" xsi:nil="true"/>
    <lcf76f155ced4ddcb4097134ff3c332f xmlns="b4126b1e-260f-48e1-843a-8b7e769f0331">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6220BB7881BC4D81D7C330B6B3046B" ma:contentTypeVersion="16" ma:contentTypeDescription="Create a new document." ma:contentTypeScope="" ma:versionID="65e5aea1286cc7a398bf24fe918cb6f9">
  <xsd:schema xmlns:xsd="http://www.w3.org/2001/XMLSchema" xmlns:xs="http://www.w3.org/2001/XMLSchema" xmlns:p="http://schemas.microsoft.com/office/2006/metadata/properties" xmlns:ns2="b4126b1e-260f-48e1-843a-8b7e769f0331" xmlns:ns3="e48f5aa2-8040-4121-9793-9d17e90701e0" targetNamespace="http://schemas.microsoft.com/office/2006/metadata/properties" ma:root="true" ma:fieldsID="776440e27758e2cbb343af3153e212e6" ns2:_="" ns3:_="">
    <xsd:import namespace="b4126b1e-260f-48e1-843a-8b7e769f0331"/>
    <xsd:import namespace="e48f5aa2-8040-4121-9793-9d17e90701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126b1e-260f-48e1-843a-8b7e769f03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9e25b7-0a97-41c9-a156-d5f3062356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8f5aa2-8040-4121-9793-9d17e90701e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56517bd-1a3c-4dc4-963c-2271ab1e6eaa}" ma:internalName="TaxCatchAll" ma:showField="CatchAllData" ma:web="e48f5aa2-8040-4121-9793-9d17e90701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910E8-6042-4E3C-8B87-26E9F6233A40}">
  <ds:schemaRefs>
    <ds:schemaRef ds:uri="http://schemas.microsoft.com/sharepoint/v3/contenttype/forms"/>
  </ds:schemaRefs>
</ds:datastoreItem>
</file>

<file path=customXml/itemProps2.xml><?xml version="1.0" encoding="utf-8"?>
<ds:datastoreItem xmlns:ds="http://schemas.openxmlformats.org/officeDocument/2006/customXml" ds:itemID="{D3D0ECF6-2FAF-4980-9791-921A8BE933BB}">
  <ds:schemaRefs>
    <ds:schemaRef ds:uri="http://schemas.microsoft.com/office/2006/metadata/properties"/>
    <ds:schemaRef ds:uri="http://schemas.microsoft.com/office/infopath/2007/PartnerControls"/>
    <ds:schemaRef ds:uri="e48f5aa2-8040-4121-9793-9d17e90701e0"/>
    <ds:schemaRef ds:uri="b4126b1e-260f-48e1-843a-8b7e769f0331"/>
  </ds:schemaRefs>
</ds:datastoreItem>
</file>

<file path=customXml/itemProps3.xml><?xml version="1.0" encoding="utf-8"?>
<ds:datastoreItem xmlns:ds="http://schemas.openxmlformats.org/officeDocument/2006/customXml" ds:itemID="{C670859E-F1A5-4921-A061-04C9D663E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126b1e-260f-48e1-843a-8b7e769f0331"/>
    <ds:schemaRef ds:uri="e48f5aa2-8040-4121-9793-9d17e9070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91A9B7-3AB0-4818-A78B-55EA5B7A88C6}">
  <ds:schemaRefs>
    <ds:schemaRef ds:uri="http://schemas.openxmlformats.org/officeDocument/2006/bibliography"/>
  </ds:schemaRefs>
</ds:datastoreItem>
</file>

<file path=docMetadata/LabelInfo.xml><?xml version="1.0" encoding="utf-8"?>
<clbl:labelList xmlns:clbl="http://schemas.microsoft.com/office/2020/mipLabelMetadata">
  <clbl:label id="{f46cb8ea-7900-4d10-8ceb-80e8c1c81ee7}" enabled="0" method="" siteId="{f46cb8ea-7900-4d10-8ceb-80e8c1c81ee7}" removed="1"/>
</clbl:labelList>
</file>

<file path=docProps/app.xml><?xml version="1.0" encoding="utf-8"?>
<Properties xmlns="http://schemas.openxmlformats.org/officeDocument/2006/extended-properties" xmlns:vt="http://schemas.openxmlformats.org/officeDocument/2006/docPropsVTypes">
  <Template>Normal</Template>
  <TotalTime>327</TotalTime>
  <Pages>11</Pages>
  <Words>6755</Words>
  <Characters>38510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MET Quarterly Metadata</vt:lpstr>
    </vt:vector>
  </TitlesOfParts>
  <Company>The University of South Carolina</Company>
  <LinksUpToDate>false</LinksUpToDate>
  <CharactersWithSpaces>45175</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Quarterly Metadata</dc:title>
  <dc:creator>CDMO</dc:creator>
  <cp:lastModifiedBy>Yakubowski, Samuel X (DEC)</cp:lastModifiedBy>
  <cp:revision>108</cp:revision>
  <cp:lastPrinted>2006-03-15T21:04:00Z</cp:lastPrinted>
  <dcterms:created xsi:type="dcterms:W3CDTF">2025-10-20T18:34:00Z</dcterms:created>
  <dcterms:modified xsi:type="dcterms:W3CDTF">2025-10-24T14:59:00Z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0x010100C36220BB7881BC4D81D7C330B6B3046B</vt:lpwstr>
  </property>
  <property fmtid="{D5CDD505-2E9C-101B-9397-08002B2CF9AE}" pid="4" name="MediaServiceImageTags">
    <vt:lpwstr/>
  </property>
</Properties>
</file>